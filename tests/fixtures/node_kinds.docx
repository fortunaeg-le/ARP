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Контроль. Иванов Пётр Сергеевич, тел. +7 900 000-00-01</w:t>
      </w:r>
    </w:p>
    <w:p>
      <w:r>
        <w:t xml:space="preserve">Правка-вставка. </w:t>
      </w:r>
      <w:ins w:id="101" w:author="tester" w:date="2026-01-01T00:00:00Z">
        <w:r>
          <w:t xml:space="preserve">Петрова Ольга Ивановна, тел. +7 900 000-00-02</w:t>
        </w:r>
      </w:ins>
    </w:p>
    <w:p>
      <w:r>
        <w:t xml:space="preserve">Правка-удаление. </w:t>
      </w:r>
      <w:del w:id="102" w:author="tester" w:date="2026-01-01T00:00:00Z">
        <w:r>
          <w:delText xml:space="preserve">Сидоров Илья Львович, тел. +7 900 000-00-03</w:delText>
        </w:r>
      </w:del>
    </w:p>
    <w:p>
      <w:r>
        <w:t xml:space="preserve">Гиперссылка. </w:t>
      </w:r>
      <w:hyperlink>
        <w:r>
          <w:t xml:space="preserve">Кузнецова Мария Дмитриевна, тел. +7 900 000-00-04</w:t>
        </w:r>
      </w:hyperlink>
    </w:p>
    <w:p>
      <w:r>
        <w:t xml:space="preserve">Простое поле. </w:t>
      </w:r>
      <w:fldSimple w:instr=" DOCPROPERTY Party ">
        <w:r>
          <w:t xml:space="preserve">Смирнов Артём Игоревич, тел. +7 900 000-00-05</w:t>
        </w:r>
      </w:fldSimple>
    </w:p>
    <w:p>
      <w:r>
        <w:t xml:space="preserve">Смарт-тег. </w:t>
      </w:r>
      <w:smartTag w:element="PersonName">
        <w:r>
          <w:t xml:space="preserve">Ершова Татьяна Дмитриевна, тел. +7 900 000-00-06</w:t>
        </w:r>
      </w:smartTag>
    </w:p>
    <w:p>
      <w:r>
        <w:t xml:space="preserve">Поле формы в строке. </w:t>
      </w:r>
      <w:sdt>
        <w:sdtContent>
          <w:r>
            <w:t xml:space="preserve">Крылов Никита Павлович, тел. +7 900 000-00-07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sdt>
      <w:sdtContent>
        <w:p>
          <w:r>
            <w:t xml:space="preserve">Блочное поле формы. Волкова Анна Борисовна, тел. +7 900 000-00-08</w:t>
          </w:r>
        </w:p>
      </w:sdtContent>
    </w:sdt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