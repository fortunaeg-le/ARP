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УСТУПКИ ПРАВА ТРЕБОВАНИЯ (ЦЕССИИ)</w:t>
      </w:r>
    </w:p>
    <w:p>
      <w:pPr>
        <w:jc w:val="center"/>
      </w:pPr>
      <w:r>
        <w:rPr>
          <w:b/>
        </w:rPr>
        <w:t xml:space="preserve">№ </w:t>
      </w:r>
      <w:r>
        <w:rPr>
          <w:b/>
        </w:rPr>
        <w:t xml:space="preserve">36633/747-сс</w:t>
      </w:r>
    </w:p>
    <w:p/>
    <w:p>
      <w:r>
        <w:t xml:space="preserve">г. Новосибирск</w:t>
      </w:r>
      <w:r>
        <w:t xml:space="preserve">     </w:t>
      </w:r>
      <w:r>
        <w:t xml:space="preserve">«08» февраля 2023 г.</w:t>
      </w:r>
    </w:p>
    <w:p/>
    <w:p>
      <w:r>
        <w:t xml:space="preserve">Лебедев Дмитрий Иванович</w:t>
      </w:r>
      <w:r>
        <w:t xml:space="preserve">, </w:t>
      </w:r>
      <w:r>
        <w:t xml:space="preserve">паспорт </w:t>
      </w:r>
      <w:r>
        <w:t xml:space="preserve">55 22 647784</w:t>
      </w:r>
      <w:r>
        <w:t xml:space="preserve">, выдан </w:t>
      </w:r>
      <w:r>
        <w:t xml:space="preserve">ГУ МВД России по г. Москве</w:t>
      </w:r>
      <w:r>
        <w:t xml:space="preserve"> </w:t>
      </w:r>
      <w:r>
        <w:t xml:space="preserve">06.04.2003</w:t>
      </w:r>
      <w:r>
        <w:t xml:space="preserve">, код подразделения </w:t>
      </w:r>
      <w:r>
        <w:t xml:space="preserve">340-539</w:t>
      </w:r>
      <w:r>
        <w:t xml:space="preserve">, именуемый в дальнейшем «Цедент»</w:t>
      </w:r>
      <w:r>
        <w:t xml:space="preserve">, с одной стороны, и </w:t>
      </w:r>
      <w:r>
        <w:t xml:space="preserve">Смирнова Вера Алексеевна</w:t>
      </w:r>
      <w:r>
        <w:t xml:space="preserve">, </w:t>
      </w:r>
      <w:r>
        <w:t xml:space="preserve">паспорт </w:t>
      </w:r>
      <w:r>
        <w:t xml:space="preserve">67 08 067009</w:t>
      </w:r>
      <w:r>
        <w:t xml:space="preserve">, выдан </w:t>
      </w:r>
      <w:r>
        <w:t xml:space="preserve">ОВД «Тропарёво» г. Москвы</w:t>
      </w:r>
      <w:r>
        <w:t xml:space="preserve"> </w:t>
      </w:r>
      <w:r>
        <w:t xml:space="preserve">25.08.2003</w:t>
      </w:r>
      <w:r>
        <w:t xml:space="preserve">, код подразделения </w:t>
      </w:r>
      <w:r>
        <w:t xml:space="preserve">662-135</w:t>
      </w:r>
      <w:r>
        <w:t xml:space="preserve">, именуемая в дальнейшем «Цессионарий»</w:t>
      </w:r>
      <w:r>
        <w:t xml:space="preserve">, с другой стороны, совместно именуемые «Стороны», заключили настоящий Договор № </w:t>
      </w:r>
      <w:r>
        <w:t xml:space="preserve">84/2025-П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</w:t>
      </w:r>
      <w:r>
        <w:t xml:space="preserve">Цедент уступает, а Цессионарий принимает право требования к должнику, возникшее из договора поставки.</w:t>
      </w:r>
    </w:p>
    <w:p>
      <w:r>
        <w:t xml:space="preserve">1.2. </w:t>
      </w:r>
      <w:r>
        <w:t xml:space="preserve">Цедент обязан передать Цессионарию все документы, удостоверяющие уступаемое право требования.</w:t>
      </w:r>
    </w:p>
    <w:p>
      <w:r>
        <w:t xml:space="preserve">1.3. </w:t>
      </w:r>
      <w:r>
        <w:t xml:space="preserve">Уступка права требования является возмездной. Цена уступаемого права: </w:t>
      </w:r>
      <w:r>
        <w:t xml:space="preserve">цена Контракта составляет ______ рублей ______ копеек</w:t>
      </w:r>
      <w:r>
        <w:t xml:space="preserve">.</w:t>
      </w:r>
    </w:p>
    <w:p>
      <w:r>
        <w:t xml:space="preserve">1.4. </w:t>
      </w:r>
      <w:r>
        <w:t xml:space="preserve">Цедент отвечает за недействительность переданного требования, но не отвечает за неисполнение обязательства должником.</w:t>
      </w:r>
    </w:p>
    <w:p>
      <w:r>
        <w:t xml:space="preserve">1.5. </w:t>
      </w:r>
      <w:r>
        <w:t xml:space="preserve">Товар отгружается по товарной накладной ТОРГ-12 № </w:t>
      </w:r>
      <w:r>
        <w:t xml:space="preserve">044927096</w:t>
      </w:r>
      <w:r>
        <w:t xml:space="preserve">. Позиция учитывается в каталоге поставщика под номером </w:t>
      </w:r>
      <w:r>
        <w:t xml:space="preserve">048119743</w:t>
      </w:r>
      <w:r>
        <w:t xml:space="preserve">. Серийный номер агрегата — </w:t>
      </w:r>
      <w:r>
        <w:t xml:space="preserve">048121071</w:t>
      </w:r>
      <w:r>
        <w:t xml:space="preserve">.</w:t>
      </w:r>
    </w:p>
    <w:p>
      <w:r>
        <w:t xml:space="preserve">1.6. </w:t>
      </w:r>
      <w:r>
        <w:t xml:space="preserve">Целевые средства перечисляются по коду цели </w:t>
      </w:r>
      <w:r>
        <w:t xml:space="preserve">041008032</w:t>
      </w:r>
      <w:r>
        <w:t xml:space="preserve">, установленному приказом Минфина России от 01.12.2010 № 157н. </w:t>
      </w:r>
      <w:r>
        <w:t xml:space="preserve">БИК не указан, номер заявки — </w:t>
      </w:r>
      <w:r>
        <w:t xml:space="preserve">042118338</w:t>
      </w:r>
      <w:r>
        <w:t xml:space="preserve">.</w:t>
      </w:r>
    </w:p>
    <w:p>
      <w:r>
        <w:t xml:space="preserve">1.7. </w:t>
      </w:r>
      <w:r>
        <w:t xml:space="preserve">Абоненту открыт лицевой счёт </w:t>
      </w:r>
      <w:r>
        <w:t xml:space="preserve">85342383505</w:t>
      </w:r>
      <w:r>
        <w:t xml:space="preserve">. Спецификация зарегистрирована за номером </w:t>
      </w:r>
      <w:r>
        <w:t xml:space="preserve">80418132189</w:t>
      </w:r>
      <w:r>
        <w:t xml:space="preserve">. Счётчик имеет заводской номер </w:t>
      </w:r>
      <w:r>
        <w:t xml:space="preserve">89425202397</w:t>
      </w:r>
      <w:r>
        <w:t xml:space="preserve">.</w:t>
      </w:r>
    </w:p>
    <w:p>
      <w:r>
        <w:t xml:space="preserve">1.8. </w:t>
      </w:r>
      <w:r>
        <w:t xml:space="preserve">Регистрационная запись в реестре — </w:t>
      </w:r>
      <w:r>
        <w:t xml:space="preserve">85326860302</w:t>
      </w:r>
      <w:r>
        <w:t xml:space="preserve"> по правилам статьи 434 Гражданского кодекса Российской Федерации. Уведомление направлено за исходящим № </w:t>
      </w:r>
      <w:r>
        <w:t xml:space="preserve">85163479838</w:t>
      </w:r>
      <w:r>
        <w:t xml:space="preserve">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Договора: </w:t>
      </w:r>
      <w:r>
        <w:t xml:space="preserve">9 540 000,29 (Девять миллионов пятьсот сорок тысяч) ₽</w:t>
      </w:r>
      <w:r>
        <w:t xml:space="preserve">, </w:t>
      </w:r>
      <w:r>
        <w:t xml:space="preserve">Без НДС</w:t>
      </w:r>
      <w:r>
        <w:t xml:space="preserve">.</w:t>
      </w:r>
    </w:p>
    <w:p>
      <w:r>
        <w:t xml:space="preserve">2.2. Налог: </w:t>
      </w:r>
      <w:r>
        <w:t xml:space="preserve">1/130 ключевой ставки ЦБ РФ годовых</w:t>
      </w:r>
      <w:r>
        <w:t xml:space="preserve">.</w:t>
      </w:r>
    </w:p>
    <w:p>
      <w:r>
        <w:t xml:space="preserve">2.3. Срок оплаты — </w:t>
      </w:r>
      <w:r>
        <w:t xml:space="preserve">в течение 12 месяцев со дня предъявления требования</w:t>
      </w:r>
      <w:r>
        <w:t xml:space="preserve">.</w:t>
      </w:r>
    </w:p>
    <w:p>
      <w:r>
        <w:t xml:space="preserve">2.4. Порядок выборки: </w:t>
      </w:r>
      <w:r>
        <w:t xml:space="preserve">первый транш</w:t>
      </w:r>
      <w:r>
        <w:t xml:space="preserve"> определяется приложением к Договору.</w:t>
      </w:r>
    </w:p>
    <w:p>
      <w:r>
        <w:t xml:space="preserve">2.5.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RM-9743-57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Товар отгружается с сопроводительным документом паспорт качества № </w:t>
      </w:r>
      <w:r>
        <w:t xml:space="preserve">56 09 378721</w:t>
      </w:r>
      <w:r>
        <w:t xml:space="preserve">. К партии приложен паспорт изделия № </w:t>
      </w:r>
      <w:r>
        <w:t xml:space="preserve">94 02 453714</w:t>
      </w:r>
      <w:r>
        <w:t xml:space="preserve">. Оборудование поставляется с паспортом транспортного средства № </w:t>
      </w:r>
      <w:r>
        <w:t xml:space="preserve">63 17 453946</w:t>
      </w:r>
      <w:r>
        <w:t xml:space="preserve">. Приёмка производится согласно техническому паспорту </w:t>
      </w:r>
      <w:r>
        <w:t xml:space="preserve">07 20 967260</w:t>
      </w:r>
      <w:r>
        <w:t xml:space="preserve">. СНИЛС не указан, номер заказа </w:t>
      </w:r>
      <w:r>
        <w:t xml:space="preserve">241-655-103 53</w:t>
      </w:r>
      <w:r>
        <w:t xml:space="preserve">. Дата рождения не проставлена, документ выдан </w:t>
      </w:r>
      <w:r>
        <w:t xml:space="preserve">12.05.2016</w:t>
      </w:r>
      <w:r>
        <w:t xml:space="preserve">. Код подразделения, см. артикул </w:t>
      </w:r>
      <w:r>
        <w:t xml:space="preserve">459-388</w:t>
      </w:r>
      <w:r>
        <w:t xml:space="preserve">. Цена — </w:t>
      </w:r>
      <w:r>
        <w:t xml:space="preserve">цена Контракта составляет ______ рублей ______ копеек</w:t>
      </w:r>
      <w:r>
        <w:t xml:space="preserve">.</w:t>
      </w:r>
    </w:p>
    <w:p>
      <w:r>
        <w:t xml:space="preserve">2.6. </w:t>
      </w:r>
      <w:r>
        <w:t xml:space="preserve">Товар маркирован штрихкодом </w:t>
      </w:r>
      <w:r>
        <w:t xml:space="preserve">4609051065456</w:t>
      </w:r>
      <w:r>
        <w:t xml:space="preserve">. Код контрагента по ОКПО — </w:t>
      </w:r>
      <w:r>
        <w:t xml:space="preserve">6193340473</w:t>
      </w:r>
      <w:r>
        <w:t xml:space="preserve">. Оборудование учтено под инвентарным номером </w:t>
      </w:r>
      <w:r>
        <w:t xml:space="preserve">049490011</w:t>
      </w:r>
      <w:r>
        <w:t xml:space="preserve">, складской позиции присвоен номер </w:t>
      </w:r>
      <w:r>
        <w:t xml:space="preserve">603060467</w:t>
      </w:r>
      <w:r>
        <w:t xml:space="preserve">.</w:t>
      </w:r>
    </w:p>
    <w:p>
      <w:r>
        <w:t xml:space="preserve">2.7. </w:t>
      </w:r>
      <w:r>
        <w:t xml:space="preserve">Оплата по счёту-фактуре на КБК </w:t>
      </w:r>
      <w:r>
        <w:t xml:space="preserve">18210101011011000188</w:t>
      </w:r>
      <w:r>
        <w:t xml:space="preserve">. ИНН не присвоен, регистрационный № </w:t>
      </w:r>
      <w:r>
        <w:t xml:space="preserve">1985059401</w:t>
      </w:r>
      <w:r>
        <w:t xml:space="preserve">. ИНН не присвоен, платёжный документ № </w:t>
      </w:r>
      <w:r>
        <w:t xml:space="preserve">855282172459</w:t>
      </w:r>
      <w:r>
        <w:t xml:space="preserve">. Заказчик действует в лице </w:t>
      </w:r>
      <w:r>
        <w:t xml:space="preserve">уполномоченного представителя</w:t>
      </w:r>
      <w:r>
        <w:t xml:space="preserve">, назначаемого приказом.</w:t>
      </w:r>
    </w:p>
    <w:p>
      <w:r>
        <w:t xml:space="preserve">2.8. </w:t>
      </w:r>
      <w:r>
        <w:t xml:space="preserve">Массовая доля влаги в товаре — </w:t>
      </w:r>
      <w:r>
        <w:t xml:space="preserve">не более 12 %</w:t>
      </w:r>
      <w:r>
        <w:t xml:space="preserve">. Товар подлежит хранению </w:t>
      </w:r>
      <w:r>
        <w:t xml:space="preserve">в течение 24 часов</w:t>
      </w:r>
      <w:r>
        <w:t xml:space="preserve"> при температуре не выше +4 °C. Срок исковой давности по требованиям, вытекающим из Договора, составляет </w:t>
      </w:r>
      <w:r>
        <w:t xml:space="preserve">в течение трёх лет</w:t>
      </w:r>
      <w:r>
        <w:t xml:space="preserve">, как установлено статьёй 196 Гражданского кодекса Российской Федерации. Обработка данных ведётся согласно Федеральному закону от 27.07.2006 № 152-ФЗ </w:t>
      </w:r>
      <w:r>
        <w:t xml:space="preserve">«О персональных данных»</w:t>
      </w:r>
      <w:r>
        <w:t xml:space="preserve">. Товар поставляется под маркой </w:t>
      </w:r>
      <w:r>
        <w:t xml:space="preserve">«Стандарт»</w:t>
      </w:r>
      <w:r>
        <w:t xml:space="preserve">. Влажность определяется </w:t>
      </w:r>
      <w:r>
        <w:t xml:space="preserve">по методу Кьельдаля</w:t>
      </w:r>
      <w:r>
        <w:t xml:space="preserve">. Споры передаются на рассмотрение в Арбитражный суд </w:t>
      </w:r>
      <w:r>
        <w:t xml:space="preserve">города Москвы</w:t>
      </w:r>
      <w:r>
        <w:t xml:space="preserve">.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8</w:t>
            </w:r>
          </w:p>
        </w:tc>
        <w:tc>
          <w:tcPr>
            <w:tcW w:w="4680" w:type="dxa"/>
          </w:tcPr>
          <w:p>
            <w:r>
              <w:t xml:space="preserve">1162315905</w:t>
            </w:r>
          </w:p>
        </w:tc>
      </w:tr>
    </w:tbl>
    <w:p>
      <w:r>
        <w:t xml:space="preserve">2.9. </w:t>
      </w:r>
      <w:r>
        <w:t xml:space="preserve">Платёж по налогу перечисляется на код бюджетной классификации </w:t>
      </w:r>
      <w:r>
        <w:t xml:space="preserve">182 101 010 110 110 001 10</w:t>
      </w:r>
      <w:r>
        <w:t xml:space="preserve">, получатель — территориальный орган Федерального казначейства.</w:t>
      </w:r>
    </w:p>
    <w:p>
      <w:r>
        <w:t xml:space="preserve">2.10. </w:t>
      </w:r>
      <w:r>
        <w:t xml:space="preserve">Полномочия подтверждаются свидетельством о рождении, выдано </w:t>
      </w:r>
      <w:r>
        <w:t xml:space="preserve">18.10.2015</w:t>
      </w:r>
      <w:r>
        <w:t xml:space="preserve"> отделом ЗАГС.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9</w:t>
            </w:r>
          </w:p>
        </w:tc>
        <w:tc>
          <w:tcPr>
            <w:tcW w:w="4680" w:type="dxa"/>
          </w:tcPr>
          <w:p>
            <w:r>
              <w:t xml:space="preserve">РУБ.</w:t>
            </w:r>
          </w:p>
        </w:tc>
      </w:tr>
    </w:tbl>
    <w:p>
      <w:r>
        <w:t xml:space="preserve">2.11. </w:t>
      </w:r>
      <w:r>
        <w:t xml:space="preserve">Поставке подлежит насос модели </w:t>
      </w:r>
      <w:r>
        <w:t xml:space="preserve">ЭЦВ-6-10-80h</w:t>
      </w:r>
      <w:r>
        <w:t xml:space="preserve"> и кабель марки </w:t>
      </w:r>
      <w:r>
        <w:t xml:space="preserve">ВВГнг(А)-LSt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143400, г. Красногорск, пер. Мира, д. 54, кв. 139</w:t>
      </w:r>
      <w:r>
        <w:t xml:space="preserve">.</w:t>
      </w:r>
    </w:p>
    <w:p>
      <w:r>
        <w:t xml:space="preserve">3.2. Уведомления направляются </w:t>
      </w:r>
      <w:r>
        <w:t xml:space="preserve">Смирновой Вере Алексеевне</w:t>
      </w:r>
      <w:r>
        <w:t xml:space="preserve"> по телефону </w:t>
      </w:r>
      <w:r>
        <w:t xml:space="preserve">+7 (495) 112-23-62</w:t>
      </w:r>
      <w:r>
        <w:t xml:space="preserve">.</w:t>
      </w:r>
    </w:p>
    <w:p>
      <w:r>
        <w:t xml:space="preserve">3.3. Срок исполнения обязательств — </w:t>
      </w:r>
      <w:r>
        <w:t xml:space="preserve">в течение шестидесяти рабочих дней с даты подписания Сторонами акта сдачи-приемки оказанных услуг</w:t>
      </w:r>
      <w:r>
        <w:t xml:space="preserve">.</w:t>
      </w:r>
    </w:p>
    <w:p>
      <w:r>
        <w:t xml:space="preserve">3.4. </w:t>
      </w:r>
      <w:r>
        <w:t xml:space="preserve">Работы выполняются за счёт средств бюджета по коду бюджетной классификации </w:t>
      </w:r>
      <w:r>
        <w:t xml:space="preserve">18225596816632912974</w:t>
      </w:r>
      <w:r>
        <w:t xml:space="preserve">. Счётчик имеет заводской номер </w:t>
      </w:r>
      <w:r>
        <w:t xml:space="preserve">39245898524339093105</w:t>
      </w:r>
      <w:r>
        <w:t xml:space="preserve">.</w:t>
      </w:r>
    </w:p>
    <w:p>
      <w:r>
        <w:t xml:space="preserve">3.5. </w:t>
      </w:r>
      <w:r>
        <w:t xml:space="preserve">В счёте на оплату указывается УИН </w:t>
      </w:r>
      <w:r>
        <w:t xml:space="preserve">18209791626970364018</w:t>
      </w:r>
      <w:r>
        <w:t xml:space="preserve">. Номер счёта-проформы — </w:t>
      </w:r>
      <w:r>
        <w:t xml:space="preserve">77552119149926715598</w:t>
      </w:r>
      <w:r>
        <w:t xml:space="preserve">. В силу статьи 855 Гражданского кодекса Российской Федерации списание со счёта ведётся по коду вида дохода </w:t>
      </w:r>
      <w:r>
        <w:t xml:space="preserve">18210139612116428269</w:t>
      </w:r>
      <w:r>
        <w:t xml:space="preserve">.</w:t>
      </w:r>
    </w:p>
    <w:p>
      <w:r>
        <w:t xml:space="preserve">3.6. </w:t>
      </w:r>
      <w:r>
        <w:t xml:space="preserve">ИНН у иностранного контрагента отсутствует, номер в торговом реестре — </w:t>
      </w:r>
      <w:r>
        <w:t xml:space="preserve">2110119080</w:t>
      </w:r>
      <w:r>
        <w:t xml:space="preserve">. ИНН указан в приложении, номер спецификации </w:t>
      </w:r>
      <w:r>
        <w:t xml:space="preserve">8308778596</w:t>
      </w:r>
      <w:r>
        <w:t xml:space="preserve">. ИНН присваивается в порядке статьи 84 Налогового кодекса Российской Федерации; номер решения о постановке на учёт — </w:t>
      </w:r>
      <w:r>
        <w:t xml:space="preserve">0061617820</w:t>
      </w:r>
      <w:r>
        <w:t xml:space="preserve">.</w:t>
      </w:r>
    </w:p>
    <w:p>
      <w:r>
        <w:t xml:space="preserve">3.7. </w:t>
      </w:r>
      <w:r>
        <w:t xml:space="preserve">Партии присвоен номер прослеживаемости </w:t>
      </w:r>
      <w:r>
        <w:t xml:space="preserve">2815717802</w:t>
      </w:r>
      <w:r>
        <w:t xml:space="preserve">. Массовая доля примеси в товаре — не более </w:t>
      </w:r>
      <w:r>
        <w:t xml:space="preserve">1,7 %</w:t>
      </w:r>
      <w:r>
        <w:t xml:space="preserve">. Погрешность измерения прибора — не более </w:t>
      </w:r>
      <w:r>
        <w:t xml:space="preserve">0,2 %</w:t>
      </w:r>
      <w:r>
        <w:t xml:space="preserve">. Оборудованию присвоен заводской номер </w:t>
      </w:r>
      <w:r>
        <w:t xml:space="preserve">8701516739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</w:t>
      </w:r>
      <w:r>
        <w:t xml:space="preserve">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</w:t>
      </w:r>
      <w:r>
        <w:t xml:space="preserve">Размер неустойки за нарушение сроков оплаты: </w:t>
      </w:r>
      <w:r>
        <w:t xml:space="preserve">0,5 процента годовых</w:t>
      </w:r>
      <w:r>
        <w:t xml:space="preserve">. Предельный размер ответственности: </w:t>
      </w:r>
      <w:r>
        <w:t xml:space="preserve">1/300 ключевой ставки ЦБ РФ от цены Договора</w:t>
      </w:r>
      <w:r>
        <w:t xml:space="preserve">.</w:t>
      </w:r>
    </w:p>
    <w:p>
      <w:r>
        <w:t xml:space="preserve">4.3. </w:t>
      </w:r>
      <w:r>
        <w:t xml:space="preserve">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</w:t>
      </w:r>
      <w:r>
        <w:t xml:space="preserve">Сторона, для которой создалась невозможность исполнения, обязана уведомить другую Сторону. Срок уведомления — </w:t>
      </w:r>
      <w:r>
        <w:t xml:space="preserve">в течение 5 (Пяти) банковских дней с момента выставления счета</w:t>
      </w:r>
      <w:r>
        <w:t xml:space="preserve">.</w:t>
      </w:r>
    </w:p>
    <w:p>
      <w:r>
        <w:t xml:space="preserve">4.5. </w:t>
      </w:r>
      <w:r>
        <w:t xml:space="preserve">Все споры и разногласия решаются путём переговоров. Претензионный порядок обязателен, срок ответа на претензию — </w:t>
      </w:r>
      <w:r>
        <w:t xml:space="preserve">не позднее 16.02.2025</w:t>
      </w:r>
      <w:r>
        <w:t xml:space="preserve">.</w:t>
      </w:r>
    </w:p>
    <w:p>
      <w:r>
        <w:t xml:space="preserve">4.6. </w:t>
      </w:r>
      <w:r>
        <w:t xml:space="preserve">ИНН физического лица отсутствует, лицевой счёт абонента </w:t>
      </w:r>
      <w:r>
        <w:t xml:space="preserve">667062208014</w:t>
      </w:r>
      <w:r>
        <w:t xml:space="preserve">. ИНН приведён в приложении, код позиции </w:t>
      </w:r>
      <w:r>
        <w:t xml:space="preserve">841654921758</w:t>
      </w:r>
      <w:r>
        <w:t xml:space="preserve">. В силу статьи 86 Налогового кодекса Российской Федерации ИНН запрашивается налоговым органом; номер запроса — </w:t>
      </w:r>
      <w:r>
        <w:t xml:space="preserve">825377930242</w:t>
      </w:r>
      <w:r>
        <w:t xml:space="preserve">.</w:t>
      </w:r>
    </w:p>
    <w:p>
      <w:r>
        <w:t xml:space="preserve">4.7. </w:t>
      </w:r>
      <w:r>
        <w:t xml:space="preserve">Товарная накладная на партию имеет номер </w:t>
      </w:r>
      <w:r>
        <w:t xml:space="preserve">451243584922</w:t>
      </w:r>
      <w:r>
        <w:t xml:space="preserve">. Заводской номер контрольного модуля — </w:t>
      </w:r>
      <w:r>
        <w:t xml:space="preserve">203704001411</w:t>
      </w:r>
      <w:r>
        <w:t xml:space="preserve">. Проектный уклон кровли — </w:t>
      </w:r>
      <w:r>
        <w:t xml:space="preserve">4 %</w:t>
      </w:r>
      <w:r>
        <w:t xml:space="preserve">.</w:t>
      </w:r>
    </w:p>
    <w:p>
      <w:r>
        <w:t xml:space="preserve">4.8. </w:t>
      </w:r>
      <w:r>
        <w:t xml:space="preserve">Законом установлена предельная доля иностранного участия — </w:t>
      </w:r>
      <w:r>
        <w:t xml:space="preserve">25 %</w:t>
      </w:r>
      <w:r>
        <w:t xml:space="preserve">, как предусмотрено Федеральным законом о порядке осуществления иностранных инвестиций. Приложение № 3 к Договору содержит долю брака, не превышающую </w:t>
      </w:r>
      <w:r>
        <w:t xml:space="preserve">2,9 %</w:t>
      </w:r>
      <w:r>
        <w:t xml:space="preserve">.</w:t>
      </w:r>
    </w:p>
    <w:p>
      <w:r>
        <w:t xml:space="preserve">4.9. </w:t>
      </w:r>
      <w:r>
        <w:t xml:space="preserve">Срок годности товара — </w:t>
      </w:r>
      <w:r>
        <w:t xml:space="preserve">в течение 18 месяцев</w:t>
      </w:r>
      <w:r>
        <w:t xml:space="preserve"> с даты выпуска. Смесь выдерживается </w:t>
      </w:r>
      <w:r>
        <w:t xml:space="preserve">в течение 24 часов</w:t>
      </w:r>
      <w:r>
        <w:t xml:space="preserve"> без доступа влаги.</w:t>
      </w:r>
    </w:p>
    <w:p>
      <w:r>
        <w:t xml:space="preserve">4.10. </w:t>
      </w:r>
      <w:r>
        <w:t xml:space="preserve">Требования к качеству работ могут быть предъявлены </w:t>
      </w:r>
      <w:r>
        <w:t xml:space="preserve">в течение одного года</w:t>
      </w:r>
      <w:r>
        <w:t xml:space="preserve"> в силу статьи 725 Гражданского кодекса Российской Федерации. Поставщик работает на рынке </w:t>
      </w:r>
      <w:r>
        <w:t xml:space="preserve">в течение 14 лет</w:t>
      </w:r>
      <w:r>
        <w:t xml:space="preserve">. Отчётный период по Договору завершается </w:t>
      </w:r>
      <w:r>
        <w:t xml:space="preserve">не позднее 23.06.2027</w:t>
      </w:r>
      <w:r>
        <w:t xml:space="preserve">.</w:t>
      </w:r>
    </w:p>
    <w:p/>
    <w:p/>
    <w:p/>
    <w:p>
      <w:r>
        <w:rPr>
          <w:b/>
        </w:rPr>
        <w:t xml:space="preserve">9. КОНТРОЛЬНЫЕ ВЕЛИЧИНЫ</w:t>
      </w:r>
    </w:p>
    <w:p>
      <w:r>
        <w:t xml:space="preserve">9.1. Контрольная запись: </w:t>
      </w:r>
      <w:r>
        <w:rPr>
          <w:b/>
        </w:rPr>
        <w:t xml:space="preserve">в течение 1</w:t>
      </w:r>
      <w:r>
        <w:t xml:space="preserve">4 дней с момента поступления денежных средств на расчетный счет</w:t>
      </w:r>
      <w:r>
        <w:t xml:space="preserve">.</w:t>
      </w:r>
    </w:p>
    <w:p>
      <w:r>
        <w:t xml:space="preserve">9.2. Контрольная запись: </w:t>
      </w:r>
      <w:r>
        <w:rPr>
          <w:b/>
        </w:rPr>
        <w:t xml:space="preserve">14Ф-21</w:t>
      </w:r>
      <w:r>
        <w:t xml:space="preserve">708/22-010Д</w:t>
      </w:r>
      <w:r>
        <w:t xml:space="preserve">.</w:t>
      </w:r>
    </w:p>
    <w:p>
      <w:r>
        <w:t xml:space="preserve">9.3. Контрольная запись: </w:t>
      </w:r>
      <w:r>
        <w:rPr>
          <w:b/>
        </w:rPr>
        <w:t xml:space="preserve">70 5</w:t>
      </w:r>
      <w:r>
        <w:t xml:space="preserve">00 000 руб. 50 копеек</w:t>
      </w:r>
      <w:r>
        <w:t xml:space="preserve">.</w:t>
      </w:r>
    </w:p>
    <w:p>
      <w:r>
        <w:t xml:space="preserve">9.4. Контрольная запись (таблица):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1/1</w:t>
            </w:r>
          </w:p>
        </w:tc>
        <w:tc>
          <w:tcPr>
            <w:tcW w:w="4680" w:type="dxa"/>
          </w:tcPr>
          <w:p>
            <w:r>
              <w:t xml:space="preserve">50 ключевой ставки ЦБ РФ от стоимости неоплаченных работ</w:t>
            </w:r>
          </w:p>
        </w:tc>
      </w:tr>
    </w:tbl>
    <w:p/>
    <w:p/>
    <w:p>
      <w:r>
        <w:rPr>
          <w:b/>
        </w:rPr>
        <w:t xml:space="preserve">11. УСЛОВИЯ, ОФОРМЛЕННЫЕ СРЕДСТВАМИ РЕДАКТОРА</w:t>
      </w:r>
    </w:p>
    <w:p>
      <w:r>
        <w:t xml:space="preserve">11.1. Прежняя редакция пункта: </w:t>
      </w:r>
      <w:del w:id="1" w:author="Юрист" w:date="2024-01-01T00:00:00Z">
        <w:r>
          <w:delText xml:space="preserve">1 234 567 (Один миллион двести тридцать четыре тысячи пятьсот шестьдесят семь) рублей 13 копеек</w:delText>
        </w:r>
      </w:del>
      <w:r>
        <w:t xml:space="preserve">утратила силу.</w:t>
      </w:r>
    </w:p>
    <w:p>
      <w:r>
        <w:rPr>
          <w:b/>
        </w:rPr>
        <w:t xml:space="preserve">6. ОСОБЫЕ УСЛОВИЯ ОТДЕЛЬНЫХ ВИДОВ ДАННЫХ</w:t>
      </w:r>
    </w:p>
    <w:p>
      <w:r>
        <w:t xml:space="preserve">6.1. Работы выполняются на основании ранее заключённого Договора № </w:t>
      </w:r>
      <w:r>
        <w:t xml:space="preserve">17595/001-сс</w:t>
      </w:r>
      <w:r>
        <w:t xml:space="preserve"> между теми же сторонами.</w:t>
      </w:r>
    </w:p>
    <w:p>
      <w:r>
        <w:t xml:space="preserve">6.2. Первичные документы: </w:t>
      </w:r>
      <w:r>
        <w:t xml:space="preserve">как указано в пункте 4.2 настоящего Договора</w:t>
      </w:r>
      <w:r>
        <w:t xml:space="preserve">.</w:t>
      </w:r>
    </w:p>
    <w:p>
      <w:r>
        <w:t xml:space="preserve">6.3. Запись о лицензии внесена в реестр за регистрационным номером </w:t>
      </w:r>
      <w:r>
        <w:t xml:space="preserve">144625873</w:t>
      </w:r>
      <w:r>
        <w:t xml:space="preserve">.</w:t>
      </w:r>
    </w:p>
    <w:p>
      <w:r>
        <w:t xml:space="preserve">6.4. Внутренний учёт ведётся отдельно: </w:t>
      </w:r>
      <w:r>
        <w:t xml:space="preserve">инвентарный номер 123456789</w:t>
      </w:r>
      <w:r>
        <w:t xml:space="preserve">.</w:t>
      </w:r>
    </w:p>
    <w:p>
      <w:r>
        <w:t xml:space="preserve">6.5. Полномочия представителя подтверждены доверенностью, реестровый номер </w:t>
      </w:r>
      <w:r>
        <w:t xml:space="preserve">50/121-н/50-2023-4-88</w:t>
      </w:r>
      <w:r>
        <w:t xml:space="preserve">.</w:t>
      </w:r>
    </w:p>
    <w:p>
      <w:r>
        <w:t xml:space="preserve">6.6. Для сопоставления в учёте указывается: </w:t>
      </w:r>
      <w:r>
        <w:t xml:space="preserve">кадастровый номер 77:01:0004012:2211</w:t>
      </w:r>
      <w:r>
        <w:t xml:space="preserve">.</w:t>
      </w:r>
    </w:p>
    <w:p>
      <w:r>
        <w:t xml:space="preserve">6.7. Решение принято большинством в </w:t>
      </w:r>
      <w:r>
        <w:t xml:space="preserve">25,5 % голосов от общего числа</w:t>
      </w:r>
      <w:r>
        <w:t xml:space="preserve"> от общего числа голосов членов совета директоров.</w:t>
      </w:r>
    </w:p>
    <w:p>
      <w:r>
        <w:t xml:space="preserve">6.8. Кворум определяется уставом: </w:t>
      </w:r>
      <w:r>
        <w:t xml:space="preserve">доля брака не превышает 1 % партии</w:t>
      </w:r>
      <w:r>
        <w:t xml:space="preserve">.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Цедент:</w:t>
            </w:r>
          </w:p>
          <w:p>
            <w:r>
              <w:t xml:space="preserve">Лебедев Дмитрий Иванович</w:t>
            </w:r>
          </w:p>
          <w:p>
            <w:r>
              <w:t xml:space="preserve">Дата рождения: </w:t>
            </w:r>
            <w:r>
              <w:t xml:space="preserve">06.10.1969</w:t>
            </w:r>
          </w:p>
          <w:p>
            <w:r>
              <w:t xml:space="preserve">Адрес регистрации: </w:t>
            </w:r>
            <w:r>
              <w:t xml:space="preserve">344002, г. Ростов-на-Дону, наб. Тверская, д. 46, кв. 51</w:t>
            </w:r>
          </w:p>
          <w:p>
            <w:r>
              <w:t xml:space="preserve">Паспорт </w:t>
            </w:r>
            <w:r>
              <w:t xml:space="preserve">55 22 647784</w:t>
            </w:r>
            <w:r>
              <w:t xml:space="preserve">, выдан ГУ МВД России по г. Москве 06.04.2003</w:t>
            </w:r>
            <w:r>
              <w:t xml:space="preserve">, код подразделения </w:t>
            </w:r>
            <w:r>
              <w:t xml:space="preserve">340-539</w:t>
            </w:r>
          </w:p>
          <w:p>
            <w:r>
              <w:t xml:space="preserve">СНИЛС </w:t>
            </w:r>
            <w:r>
              <w:t xml:space="preserve">039-238-258 69</w:t>
            </w:r>
            <w:r>
              <w:t xml:space="preserve"> ИНН </w:t>
            </w:r>
            <w:r>
              <w:t xml:space="preserve">927874697145</w:t>
            </w:r>
          </w:p>
          <w:p>
            <w:r>
              <w:t xml:space="preserve">Тел.: </w:t>
            </w:r>
            <w:r>
              <w:t xml:space="preserve">+7 (495) 459-19-66</w:t>
            </w:r>
          </w:p>
          <w:p>
            <w:r>
              <w:t xml:space="preserve">E-mail: </w:t>
            </w:r>
            <w:r>
              <w:t xml:space="preserve">lebedev@corp-tehno.ru</w:t>
            </w:r>
          </w:p>
          <w:p/>
          <w:p>
            <w:r>
              <w:t xml:space="preserve">______________ </w:t>
            </w:r>
            <w:r>
              <w:t xml:space="preserve">Лебедев Д. И.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Цессионарий:</w:t>
            </w:r>
          </w:p>
          <w:p>
            <w:r>
              <w:t xml:space="preserve">Смирнова Вера Алексеевна</w:t>
            </w:r>
          </w:p>
          <w:p>
            <w:r>
              <w:t xml:space="preserve">Дата рождения: </w:t>
            </w:r>
            <w:r>
              <w:t xml:space="preserve">25.10.1981</w:t>
            </w:r>
          </w:p>
          <w:p>
            <w:r>
              <w:t xml:space="preserve">Адрес регистрации: </w:t>
            </w:r>
            <w:r>
              <w:t xml:space="preserve">141300, г. Сергиев Посад, пер. Кирова, д. 60, кв. 63</w:t>
            </w:r>
          </w:p>
          <w:p>
            <w:r>
              <w:t xml:space="preserve">Паспорт </w:t>
            </w:r>
            <w:r>
              <w:t xml:space="preserve">67 08 067009</w:t>
            </w:r>
            <w:r>
              <w:t xml:space="preserve">, выдан ОВД «Тропарёво» г. Москвы 25.08.2003</w:t>
            </w:r>
            <w:r>
              <w:t xml:space="preserve">, код подразделения </w:t>
            </w:r>
            <w:r>
              <w:t xml:space="preserve">662-135</w:t>
            </w:r>
          </w:p>
          <w:p>
            <w:r>
              <w:t xml:space="preserve">СНИЛС </w:t>
            </w:r>
            <w:r>
              <w:t xml:space="preserve">904-169-250 96</w:t>
            </w:r>
            <w:r>
              <w:t xml:space="preserve"> ИНН </w:t>
            </w:r>
            <w:r>
              <w:t xml:space="preserve">176173097363</w:t>
            </w:r>
          </w:p>
          <w:p>
            <w:r>
              <w:t xml:space="preserve">Тел.: </w:t>
            </w:r>
            <w:r>
              <w:t xml:space="preserve">+7 (812) 872-89-81</w:t>
            </w:r>
          </w:p>
          <w:p>
            <w:r>
              <w:t xml:space="preserve">E-mail: </w:t>
            </w:r>
            <w:r>
              <w:t xml:space="preserve">smirnova@gmail.com</w:t>
            </w:r>
          </w:p>
          <w:p/>
          <w:p>
            <w:r>
              <w:t xml:space="preserve">______________ </w:t>
            </w:r>
            <w:r>
              <w:t xml:space="preserve">Смирнова В. А.</w:t>
            </w:r>
          </w:p>
        </w:tc>
      </w:tr>
    </w:tbl>
    <w:p/>
    <w:p>
      <w:r>
        <w:t xml:space="preserve">Подписи сторон:</w:t>
      </w:r>
    </w:p>
    <w:p>
      <w:r>
        <w:t xml:space="preserve">Цедент: _______________ /</w:t>
      </w:r>
      <w:r>
        <w:t xml:space="preserve">Лебедев Дмитрий Иванович</w:t>
      </w:r>
      <w:r>
        <w:t xml:space="preserve">/</w:t>
      </w:r>
    </w:p>
    <w:p>
      <w:r>
        <w:t xml:space="preserve">Цессионарий: _______________ /</w:t>
      </w:r>
      <w:r>
        <w:t xml:space="preserve">Смирнова Вера Алексеевна</w:t>
      </w:r>
      <w:r>
        <w:t xml:space="preserve">/</w:t>
      </w:r>
    </w:p>
    <w:sectPr>
      <w:headerReference w:type="default" r:id="rIdH"/>
      <w:footerReference w:type="default" r:id="rIdF"/>
      <w:pgSz w:w="11906" w:h="16838"/>
      <w:pgMar w:top="1134" w:right="850" w:bottom="1134" w:left="1701" w:header="708" w:footer="708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p>
    <w:r>
      <w:t xml:space="preserve">Исполнитель документа: </w:t>
    </w:r>
    <w:r>
      <w:t xml:space="preserve">Новикова Л. Н.</w:t>
    </w:r>
    <w:r>
      <w:t xml:space="preserve">, тел. </w:t>
    </w:r>
    <w:r>
      <w:t xml:space="preserve">8(812)3115375</w:t>
    </w:r>
  </w:p>
</w:ftr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p>
    <w:r>
      <w:t xml:space="preserve">ИП Лебедев Д. И. · </w:t>
    </w:r>
    <w:r>
      <w:t xml:space="preserve">+7 (383) 856-49-30</w:t>
    </w:r>
    <w:r>
      <w:t xml:space="preserve"> · </w:t>
    </w:r>
    <w:r>
      <w:t xml:space="preserve">lebedev@yandex.ru</w:t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H" Type="http://schemas.openxmlformats.org/officeDocument/2006/relationships/header" Target="header1.xml"/><Relationship Id="rIdF" Type="http://schemas.openxmlformats.org/officeDocument/2006/relationships/footer" Target="footer1.xml"/></Relationships>
</file>