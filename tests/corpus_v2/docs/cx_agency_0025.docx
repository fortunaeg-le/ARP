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64/24</w:t>
      </w:r>
    </w:p>
    <w:p/>
    <w:p>
      <w:r>
        <w:t xml:space="preserve">г. Новосибирск</w:t>
      </w:r>
      <w:r>
        <w:t xml:space="preserve">     </w:t>
      </w:r>
      <w:r>
        <w:t xml:space="preserve">03.10.2024</w:t>
      </w:r>
    </w:p>
    <w:p/>
    <w:p>
      <w:r>
        <w:t xml:space="preserve">Виноградов Егор Андреевич</w:t>
      </w:r>
      <w:r>
        <w:t xml:space="preserve">, </w:t>
      </w:r>
      <w:r>
        <w:t xml:space="preserve">паспорт </w:t>
      </w:r>
      <w:r>
        <w:t xml:space="preserve">67 04 466743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04.06.2012</w:t>
      </w:r>
      <w:r>
        <w:t xml:space="preserve">, код подразделения </w:t>
      </w:r>
      <w:r>
        <w:t xml:space="preserve">981-086</w:t>
      </w:r>
      <w:r>
        <w:t xml:space="preserve">, именуемый в дальнейшем «Агент»</w:t>
      </w:r>
      <w:r>
        <w:t xml:space="preserve">, с одной стороны, и </w:t>
      </w:r>
      <w:r>
        <w:t xml:space="preserve">Титова Анна Юрьевна</w:t>
      </w:r>
      <w:r>
        <w:t xml:space="preserve">, </w:t>
      </w:r>
      <w:r>
        <w:t xml:space="preserve">паспорт </w:t>
      </w:r>
      <w:r>
        <w:t xml:space="preserve">03 01 954488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10.07.2016</w:t>
      </w:r>
      <w:r>
        <w:t xml:space="preserve">, код подразделения </w:t>
      </w:r>
      <w:r>
        <w:t xml:space="preserve">633-820</w:t>
      </w:r>
      <w:r>
        <w:t xml:space="preserve">, именуемая в дальнейшем «Принципал»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46Ф-70619/15-098Д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0,1 (одна десятая процента) % годовых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048539127</w:t>
      </w:r>
      <w:r>
        <w:t xml:space="preserve">. Каталожный номер изделия — </w:t>
      </w:r>
      <w:r>
        <w:t xml:space="preserve">047048112</w:t>
      </w:r>
      <w:r>
        <w:t xml:space="preserve">. Изделию присвоен заводской номер </w:t>
      </w:r>
      <w:r>
        <w:t xml:space="preserve">048567605</w:t>
      </w:r>
      <w:r>
        <w:t xml:space="preserve">.</w:t>
      </w:r>
    </w:p>
    <w:p>
      <w:r>
        <w:t xml:space="preserve">1.6. </w:t>
      </w:r>
      <w:r>
        <w:t xml:space="preserve">Расходы отражаются по коду цели </w:t>
      </w:r>
      <w:r>
        <w:t xml:space="preserve">042272905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045191789</w:t>
      </w:r>
      <w:r>
        <w:t xml:space="preserve">.</w:t>
      </w:r>
    </w:p>
    <w:p>
      <w:r>
        <w:t xml:space="preserve">1.7. </w:t>
      </w:r>
      <w:r>
        <w:t xml:space="preserve">Абоненту открыт лицевой счёт </w:t>
      </w:r>
      <w:r>
        <w:t xml:space="preserve">83251133695</w:t>
      </w:r>
      <w:r>
        <w:t xml:space="preserve">. Приложение учтено за номером </w:t>
      </w:r>
      <w:r>
        <w:t xml:space="preserve">82405738721</w:t>
      </w:r>
      <w:r>
        <w:t xml:space="preserve">. Прибор учёта имеет заводской номер </w:t>
      </w:r>
      <w:r>
        <w:t xml:space="preserve">87733461932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85514563612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87380197312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76600000 (семьдесят шесть миллионов шестьсот тысяч) рублей 00 копеек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5%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60 (Шестидесяти) банковских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RM-5107-78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40 03 892806</w:t>
      </w:r>
      <w:r>
        <w:t xml:space="preserve">. К партии приложен паспорт изделия № </w:t>
      </w:r>
      <w:r>
        <w:t xml:space="preserve">02 15 423378</w:t>
      </w:r>
      <w:r>
        <w:t xml:space="preserve">. Оборудование поставляется с паспортом транспортного средства № </w:t>
      </w:r>
      <w:r>
        <w:t xml:space="preserve">55 04 142763</w:t>
      </w:r>
      <w:r>
        <w:t xml:space="preserve">. Приёмка производится согласно техническому паспорту </w:t>
      </w:r>
      <w:r>
        <w:t xml:space="preserve">46 16 411712</w:t>
      </w:r>
      <w:r>
        <w:t xml:space="preserve">. СНИЛС не указан, номер заказа </w:t>
      </w:r>
      <w:r>
        <w:t xml:space="preserve">744-696-008 53</w:t>
      </w:r>
      <w:r>
        <w:t xml:space="preserve">. Дата рождения не проставлена, документ выдан </w:t>
      </w:r>
      <w:r>
        <w:t xml:space="preserve">22.09.2024</w:t>
      </w:r>
      <w:r>
        <w:t xml:space="preserve">. Код подразделения, см. артикул </w:t>
      </w:r>
      <w:r>
        <w:t xml:space="preserve">541-436</w:t>
      </w:r>
      <w:r>
        <w:t xml:space="preserve">. Цена — </w:t>
      </w:r>
      <w:r>
        <w:t xml:space="preserve">81 400 000,77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4607423017381</w:t>
      </w:r>
      <w:r>
        <w:t xml:space="preserve">. Код контрагента по ОКПО — </w:t>
      </w:r>
      <w:r>
        <w:t xml:space="preserve">8004358873</w:t>
      </w:r>
      <w:r>
        <w:t xml:space="preserve">. Оборудование учтено под инвентарным номером </w:t>
      </w:r>
      <w:r>
        <w:t xml:space="preserve">040632209</w:t>
      </w:r>
      <w:r>
        <w:t xml:space="preserve">, складской позиции присвоен номер </w:t>
      </w:r>
      <w:r>
        <w:t xml:space="preserve">289924699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18210101011011000158</w:t>
      </w:r>
      <w:r>
        <w:t xml:space="preserve">. ИНН не присвоен, регистрационный № </w:t>
      </w:r>
      <w:r>
        <w:t xml:space="preserve">1674879509</w:t>
      </w:r>
      <w:r>
        <w:t xml:space="preserve">. ИНН не присвоен, платёжный документ № </w:t>
      </w:r>
      <w:r>
        <w:t xml:space="preserve">990850583829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3177796569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19.09.2019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г. Пермь, просп. Космонавтов, д. 58,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Анне Юрьевне</w:t>
      </w:r>
      <w:r>
        <w:t xml:space="preserve"> по телефону </w:t>
      </w:r>
      <w:r>
        <w:t xml:space="preserve">+7 (495) 248-49-48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шести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18255219520709907653</w:t>
      </w:r>
      <w:r>
        <w:t xml:space="preserve">. Показания счётчика снимаются по прибору с заводским номером </w:t>
      </w:r>
      <w:r>
        <w:t xml:space="preserve">39522331594058701552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18209108856867497640</w:t>
      </w:r>
      <w:r>
        <w:t xml:space="preserve">. Счёт-проформа к настоящему Договору имеет номер </w:t>
      </w:r>
      <w:r>
        <w:t xml:space="preserve">77182217263455185585</w:t>
      </w:r>
      <w:r>
        <w:t xml:space="preserve">. Очерёдность списания со счёта определяется статьёй 855 Гражданского кодекса Российской Федерации, код вида дохода — </w:t>
      </w:r>
      <w:r>
        <w:t xml:space="preserve">18210651480151283461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8614626710</w:t>
      </w:r>
      <w:r>
        <w:t xml:space="preserve">. ИНН см. в приложении; спецификация № </w:t>
      </w:r>
      <w:r>
        <w:t xml:space="preserve">5727827947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2692595831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1943760218</w:t>
      </w:r>
      <w:r>
        <w:t xml:space="preserve">. Доля посторонних включений — не более </w:t>
      </w:r>
      <w:r>
        <w:t xml:space="preserve">0,8 %</w:t>
      </w:r>
      <w:r>
        <w:t xml:space="preserve">. Допустимая погрешность прибора — </w:t>
      </w:r>
      <w:r>
        <w:t xml:space="preserve">0,6 %</w:t>
      </w:r>
      <w:r>
        <w:t xml:space="preserve">. Станок имеет заводской номер </w:t>
      </w:r>
      <w:r>
        <w:t xml:space="preserve">9736243344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7 (семь) процентов от стоимости неоплаченных работ</w:t>
      </w:r>
      <w:r>
        <w:t xml:space="preserve">, но не более </w:t>
      </w:r>
      <w:r>
        <w:t xml:space="preserve">7 (семь) процентов от цены Договора</w:t>
      </w:r>
      <w:r>
        <w:t xml:space="preserve">. Предельный размер ответственности: </w:t>
      </w:r>
      <w:r>
        <w:t xml:space="preserve">1/150 ключевой ставки ЦБ РФ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10 банковских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06.05.2026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217556232403</w:t>
      </w:r>
      <w:r>
        <w:t xml:space="preserve">. ИНН приведён в приложении, код позиции </w:t>
      </w:r>
      <w:r>
        <w:t xml:space="preserve">446760341392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980439518752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347119048444</w:t>
      </w:r>
      <w:r>
        <w:t xml:space="preserve">. Контрольный модуль имеет заводской номер </w:t>
      </w:r>
      <w:r>
        <w:t xml:space="preserve">384027748169</w:t>
      </w:r>
      <w:r>
        <w:t xml:space="preserve">. Уклон монтируемой кровли составляет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20 %</w:t>
      </w:r>
      <w:r>
        <w:t xml:space="preserve"> в силу Федерального закона об иностранных инвестициях. В приложении № 3 указана допустимая доля брака — </w:t>
      </w:r>
      <w:r>
        <w:t xml:space="preserve">0,6 %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изготовления. Бетонная смесь выдерживается </w:t>
      </w:r>
      <w:r>
        <w:t xml:space="preserve">в течение 24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, как установлено статьёй 725 Гражданского кодекса Российской Федерации. Общество осуществляет деятельность </w:t>
      </w:r>
      <w:r>
        <w:t xml:space="preserve">в течение 9 лет</w:t>
      </w:r>
      <w:r>
        <w:t xml:space="preserve">. Отчётный период оканчивается </w:t>
      </w:r>
      <w:r>
        <w:t xml:space="preserve">не позднее 14.05.2025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Девятьсот сорок шесть тысяч рублей 0</w:t>
      </w:r>
      <w:r>
        <w:t xml:space="preserve">0 копеек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в течение 2</w:t>
      </w:r>
      <w:r>
        <w:t xml:space="preserve">0 (Двадцати) дней с момента выставления счета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94/20</w:t>
            </w:r>
          </w:p>
        </w:tc>
        <w:tc>
          <w:tcPr>
            <w:tcW w:w="4680" w:type="dxa"/>
          </w:tcPr>
          <w:p>
            <w:r>
              <w:t xml:space="preserve">24-П</w:t>
            </w:r>
          </w:p>
        </w:tc>
      </w:tr>
    </w:tbl>
    <w:p>
      <w:r>
        <w:t xml:space="preserve">9.5. Цена по протоколу разногласий: </w:t>
      </w:r>
      <w:r>
        <w:t xml:space="preserve">6500000</w:t>
      </w:r>
      <w:r>
        <w:t xml:space="preserve">, а прописью: </w:t>
      </w:r>
      <w:r>
        <w:t xml:space="preserve">шесть пятьсот тысяч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не менее 21 700 000 (Двадцати одного миллиона семисот тысяч) рублей</w:t>
        </w:r>
      </w:ins>
      <w:ins w:id="2" w:author="Юрист" w:date="2024-01-01T00:00:00Z">
        <w:r>
          <w:t xml:space="preserve">, в т.ч. НДС </w:t>
        </w:r>
      </w:ins>
      <w:ins w:id="3" w:author="Юрист" w:date="2024-01-01T00:00:00Z">
        <w:r>
          <w:t xml:space="preserve">18%</w:t>
        </w:r>
      </w:ins>
      <w:r>
        <w:t xml:space="preserve">.</w:t>
      </w:r>
    </w:p>
    <w:p>
      <w:r>
        <w:t xml:space="preserve">11.2.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в течение 20 (Двадцати) дней с момента выставления счета</w:t>
      </w:r>
      <w:r>
        <w:fldChar w:fldCharType="end"/>
      </w:r>
      <w:r>
        <w:t xml:space="preserve">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Работы выполняются на основании ранее заключённого Договора № </w:t>
      </w:r>
      <w:r>
        <w:t xml:space="preserve">17595/001-сс</w:t>
      </w:r>
      <w:r>
        <w:t xml:space="preserve"> между теми же сторонами.</w:t>
      </w:r>
    </w:p>
    <w:p>
      <w:r>
        <w:t xml:space="preserve">6.2. Первичные документы: </w:t>
      </w:r>
      <w:r>
        <w:t xml:space="preserve">счёт-фактура выставлена без ссылки на номер</w:t>
      </w:r>
      <w:r>
        <w:t xml:space="preserve">.</w:t>
      </w:r>
    </w:p>
    <w:p>
      <w:r>
        <w:t xml:space="preserve">6.3. Запись о лицензии внесена в реестр за регистрационным номером </w:t>
      </w:r>
      <w:r>
        <w:t xml:space="preserve">144625873</w:t>
      </w:r>
      <w:r>
        <w:t xml:space="preserve">.</w:t>
      </w:r>
    </w:p>
    <w:p>
      <w:r>
        <w:t xml:space="preserve">6.4. Внутренний учёт ведётся отдельно: </w:t>
      </w:r>
      <w:r>
        <w:t xml:space="preserve">номер заявки 987654321</w:t>
      </w:r>
      <w:r>
        <w:t xml:space="preserve">.</w:t>
      </w:r>
    </w:p>
    <w:p>
      <w:r>
        <w:t xml:space="preserve">6.5. Полномочия представителя подтверждены доверенностью, реестровый номер </w:t>
      </w:r>
      <w:r>
        <w:t xml:space="preserve">50/121-н/50-2023-4-88</w:t>
      </w:r>
      <w:r>
        <w:t xml:space="preserve">.</w:t>
      </w:r>
    </w:p>
    <w:p>
      <w:r>
        <w:t xml:space="preserve">6.6. Для сопоставления в учёте указывается: </w:t>
      </w:r>
      <w:r>
        <w:t xml:space="preserve">пп. 4/5-1 и 7/2-3 Правил страхования</w:t>
      </w:r>
      <w:r>
        <w:t xml:space="preserve">.</w:t>
      </w:r>
    </w:p>
    <w:p>
      <w:r>
        <w:t xml:space="preserve">6.7. Решение принято большинством в </w:t>
      </w:r>
      <w:r>
        <w:t xml:space="preserve">25,5 % голосов от общего числа</w:t>
      </w:r>
      <w:r>
        <w:t xml:space="preserve"> от общего числа голосов членов совета директоров.</w:t>
      </w:r>
    </w:p>
    <w:p>
      <w:r>
        <w:t xml:space="preserve">6.8. Кворум определяется уставом: </w:t>
      </w:r>
      <w:r>
        <w:t xml:space="preserve">большинством голосов присутствующих участников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Виноградов Егор Андреевич</w:t>
            </w:r>
          </w:p>
          <w:p>
            <w:r>
              <w:t xml:space="preserve">Дата рождения: </w:t>
            </w:r>
            <w:r>
              <w:t xml:space="preserve">27.10.1962</w:t>
            </w:r>
          </w:p>
          <w:p>
            <w:r>
              <w:t xml:space="preserve">Адрес регистрации: </w:t>
            </w:r>
            <w:r>
              <w:t xml:space="preserve">630099, г. Новосибирск, просп. Ленинградская, д. 72, кв. 90</w:t>
            </w:r>
          </w:p>
          <w:p>
            <w:r>
              <w:t xml:space="preserve">Паспорт </w:t>
            </w:r>
            <w:r>
              <w:t xml:space="preserve">67 04 466743</w:t>
            </w:r>
            <w:r>
              <w:t xml:space="preserve">, выдан ОВД «Тропарёво» г. Москвы 04.06.2012</w:t>
            </w:r>
            <w:r>
              <w:t xml:space="preserve">, код подразделения </w:t>
            </w:r>
            <w:r>
              <w:t xml:space="preserve">981-086</w:t>
            </w:r>
          </w:p>
          <w:p>
            <w:r>
              <w:t xml:space="preserve">СНИЛС </w:t>
            </w:r>
            <w:r>
              <w:t xml:space="preserve">677-859-910 95</w:t>
            </w:r>
            <w:r>
              <w:t xml:space="preserve"> ИНН </w:t>
            </w:r>
            <w:r>
              <w:t xml:space="preserve">855612616254</w:t>
            </w:r>
          </w:p>
          <w:p>
            <w:r>
              <w:t xml:space="preserve">Тел.: </w:t>
            </w:r>
            <w:r>
              <w:t xml:space="preserve">+7 (812) 218-58-47</w:t>
            </w:r>
          </w:p>
          <w:p>
            <w:r>
              <w:t xml:space="preserve">E-mail: </w:t>
            </w:r>
            <w:r>
              <w:t xml:space="preserve">vinogradov@mail.ru</w:t>
            </w:r>
          </w:p>
          <w:p/>
          <w:p>
            <w:r>
              <w:t xml:space="preserve">______________ </w:t>
            </w:r>
            <w:r>
              <w:t xml:space="preserve">Виноградов Е.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Титова Анна Юрьевна</w:t>
            </w:r>
          </w:p>
          <w:p>
            <w:r>
              <w:t xml:space="preserve">Дата рождения: </w:t>
            </w:r>
            <w:r>
              <w:t xml:space="preserve">17.08.1975</w:t>
            </w:r>
          </w:p>
          <w:p>
            <w:r>
              <w:t xml:space="preserve">Адрес регистрации: </w:t>
            </w:r>
            <w:r>
              <w:t xml:space="preserve">141300, г. Сергиев Посад, бул. Лесная, д. 89, кв. 128</w:t>
            </w:r>
          </w:p>
          <w:p>
            <w:r>
              <w:t xml:space="preserve">Паспорт </w:t>
            </w:r>
            <w:r>
              <w:t xml:space="preserve">03 01 954488</w:t>
            </w:r>
            <w:r>
              <w:t xml:space="preserve">, выдан ОУФМС России по Тверской области в Заволжском р-не 10.07.2016</w:t>
            </w:r>
            <w:r>
              <w:t xml:space="preserve">, код подразделения </w:t>
            </w:r>
            <w:r>
              <w:t xml:space="preserve">633-820</w:t>
            </w:r>
          </w:p>
          <w:p>
            <w:r>
              <w:t xml:space="preserve">СНИЛС </w:t>
            </w:r>
            <w:r>
              <w:t xml:space="preserve">161-962-302 66</w:t>
            </w:r>
            <w:r>
              <w:t xml:space="preserve"> ИНН </w:t>
            </w:r>
            <w:r>
              <w:t xml:space="preserve">325579286050</w:t>
            </w:r>
          </w:p>
          <w:p>
            <w:r>
              <w:t xml:space="preserve">Тел.: </w:t>
            </w:r>
            <w:r>
              <w:t xml:space="preserve">+7 (495) 409-67-92</w:t>
            </w:r>
          </w:p>
          <w:p>
            <w:r>
              <w:t xml:space="preserve">E-mail: </w:t>
            </w:r>
            <w:r>
              <w:t xml:space="preserve">titova@corp-tehno.ru</w:t>
            </w:r>
          </w:p>
          <w:p/>
          <w:p>
            <w:r>
              <w:t xml:space="preserve">______________ </w:t>
            </w:r>
            <w:r>
              <w:t xml:space="preserve">Титова А. Ю.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Виноградов Егор Андреевич</w:t>
      </w:r>
      <w:r>
        <w:t xml:space="preserve">/</w:t>
      </w:r>
    </w:p>
    <w:p>
      <w:r>
        <w:t xml:space="preserve">Принципал: _______________ /</w:t>
      </w:r>
      <w:r>
        <w:t xml:space="preserve">Титова Анна Юрьевна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