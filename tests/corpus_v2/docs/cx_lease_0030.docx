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109/2023-А</w:t>
      </w:r>
    </w:p>
    <w:p/>
    <w:p>
      <w:r>
        <w:t xml:space="preserve">г. Пермь</w:t>
      </w:r>
      <w:r>
        <w:t xml:space="preserve">     </w:t>
      </w:r>
      <w:r>
        <w:t xml:space="preserve">«15» января 2024 г.</w:t>
      </w:r>
    </w:p>
    <w:p/>
    <w:p>
      <w:r>
        <w:t xml:space="preserve">Гусева Елена Юрьевна</w:t>
      </w:r>
      <w:r>
        <w:t xml:space="preserve">, </w:t>
      </w:r>
      <w:r>
        <w:t xml:space="preserve">паспорт </w:t>
      </w:r>
      <w:r>
        <w:t xml:space="preserve">01 23 263248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11.03.2002</w:t>
      </w:r>
      <w:r>
        <w:t xml:space="preserve">, код подразделения </w:t>
      </w:r>
      <w:r>
        <w:t xml:space="preserve">018-927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Воробьёв Юрий Павлович</w:t>
      </w:r>
      <w:r>
        <w:t xml:space="preserve">, </w:t>
      </w:r>
      <w:r>
        <w:t xml:space="preserve">паспорт </w:t>
      </w:r>
      <w:r>
        <w:t xml:space="preserve">70 15 963951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19.08.2019</w:t>
      </w:r>
      <w:r>
        <w:t xml:space="preserve">, код подразделения </w:t>
      </w:r>
      <w:r>
        <w:t xml:space="preserve">798-238</w:t>
      </w:r>
      <w:r>
        <w:t xml:space="preserve">, именуемый в дальнейшем «Арендатор»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33/2025-С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7 рабочих дней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7 000 рублей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включая НДС </w:t>
      </w:r>
      <w:r>
        <w:t xml:space="preserve">22%</w:t>
      </w:r>
      <w:r>
        <w:t xml:space="preserve"> в размере </w:t>
      </w:r>
      <w:r>
        <w:t xml:space="preserve">13 686 (Тринадцать тысяч шестьсот восемьдесят шесть) рублей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</w:t>
      </w:r>
      <w:r>
        <w:t xml:space="preserve">.</w:t>
      </w:r>
    </w:p>
    <w:p>
      <w:r>
        <w:t xml:space="preserve">2.3. Срок оплаты — </w:t>
      </w:r>
      <w:r>
        <w:t xml:space="preserve">не позднее 08.08.2026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RM-5167-86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Без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190000, г. Санкт-Петербург, наб. Октябрьская, д. 35, кв. 70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Юрию Павловичу</w:t>
      </w:r>
      <w:r>
        <w:t xml:space="preserve"> по телефону </w:t>
      </w:r>
      <w:r>
        <w:t xml:space="preserve">+7 (812) 945-23-67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более 24 месяцев с момента заключения кредитного договора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НДС 20%</w:t>
      </w:r>
      <w:r>
        <w:t xml:space="preserve">. Предельный размер ответственности: </w:t>
      </w:r>
      <w:r>
        <w:t xml:space="preserve">7 (семь) процентов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банковских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5 рабочих дней с момента выставления счета</w:t>
      </w:r>
      <w:r>
        <w:t xml:space="preserve">.</w:t>
      </w:r>
    </w:p>
    <w:p/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Цена с учётом протокола разногласий: </w:t>
      </w:r>
      <w:ins w:id="1" w:author="Юрист" w:date="2024-01-01T00:00:00Z">
        <w:r>
          <w:t xml:space="preserve">4 300 000</w:t>
        </w:r>
      </w:ins>
      <w:ins w:id="2" w:author="Юрист" w:date="2024-01-01T00:00:00Z">
        <w:r>
          <w:t xml:space="preserve">, а прописью: </w:t>
        </w:r>
      </w:ins>
      <w:ins w:id="3" w:author="Юрист" w:date="2024-01-01T00:00:00Z">
        <w:r>
          <w:t xml:space="preserve">четыре триста тысяч рублей</w:t>
        </w:r>
      </w:ins>
      <w:r>
        <w:t xml:space="preserve">.</w:t>
      </w:r>
    </w:p>
    <w:p>
      <w:r>
        <w:t xml:space="preserve">11.2. Срок (элемент формы): </w:t>
      </w:r>
      <w:sdt>
        <w:sdtPr>
          <w:alias w:val="Поле формы"/>
          <w:tag w:val="v2"/>
          <w:id w:val="4"/>
          <w:text/>
        </w:sdtPr>
        <w:sdtContent>
          <w:r>
            <w:t xml:space="preserve">в течение 10 рабочих дней с момента подписания акта</w:t>
          </w:r>
        </w:sdtContent>
      </w:sdt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Гусева Елена Юрьевна</w:t>
            </w:r>
          </w:p>
          <w:p>
            <w:r>
              <w:t xml:space="preserve">Дата рождения: </w:t>
            </w:r>
            <w:r>
              <w:t xml:space="preserve">03.05.1977</w:t>
            </w:r>
          </w:p>
          <w:p>
            <w:r>
              <w:t xml:space="preserve">Адрес регистрации: </w:t>
            </w:r>
            <w:r>
              <w:t xml:space="preserve">141400, г. Химки, проезд Мира, д. 83, кв. 112</w:t>
            </w:r>
          </w:p>
          <w:p>
            <w:r>
              <w:t xml:space="preserve">Паспорт </w:t>
            </w:r>
            <w:r>
              <w:t xml:space="preserve">01 23 263248</w:t>
            </w:r>
            <w:r>
              <w:t xml:space="preserve">, выдан ОВД «Тропарёво» г. Москвы 11.03.2002</w:t>
            </w:r>
            <w:r>
              <w:t xml:space="preserve">, код подразделения </w:t>
            </w:r>
            <w:r>
              <w:t xml:space="preserve">018-927</w:t>
            </w:r>
          </w:p>
          <w:p>
            <w:r>
              <w:t xml:space="preserve">СНИЛС </w:t>
            </w:r>
            <w:r>
              <w:t xml:space="preserve">687-587-173 83</w:t>
            </w:r>
            <w:r>
              <w:t xml:space="preserve"> ИНН </w:t>
            </w:r>
            <w:r>
              <w:t xml:space="preserve">886465145429</w:t>
            </w:r>
          </w:p>
          <w:p>
            <w:r>
              <w:t xml:space="preserve">Тел.: </w:t>
            </w:r>
            <w:r>
              <w:t xml:space="preserve">+7 (495) 716-90-37</w:t>
            </w:r>
          </w:p>
          <w:p>
            <w:r>
              <w:t xml:space="preserve">E-mail: </w:t>
            </w:r>
            <w:r>
              <w:t xml:space="preserve">guseva@inbox.ru</w:t>
            </w:r>
          </w:p>
          <w:p/>
          <w:p>
            <w:r>
              <w:t xml:space="preserve">______________ </w:t>
            </w:r>
            <w:r>
              <w:t xml:space="preserve">Гусева Е.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Воробьёв Юрий Павлович</w:t>
            </w:r>
          </w:p>
          <w:p>
            <w:r>
              <w:t xml:space="preserve">Дата рождения: </w:t>
            </w:r>
            <w:r>
              <w:t xml:space="preserve">02.01.1983</w:t>
            </w:r>
          </w:p>
          <w:p>
            <w:r>
              <w:t xml:space="preserve">Адрес регистрации: </w:t>
            </w:r>
            <w:r>
              <w:t xml:space="preserve">443010, г. Самара, наб. Советская, д. 76, кв. 127</w:t>
            </w:r>
          </w:p>
          <w:p>
            <w:r>
              <w:t xml:space="preserve">Паспорт </w:t>
            </w:r>
            <w:r>
              <w:t xml:space="preserve">70 15 963951</w:t>
            </w:r>
            <w:r>
              <w:t xml:space="preserve">, выдан ОВД «Тропарёво» г. Москвы 19.08.2019</w:t>
            </w:r>
            <w:r>
              <w:t xml:space="preserve">, код подразделения </w:t>
            </w:r>
            <w:r>
              <w:t xml:space="preserve">798-238</w:t>
            </w:r>
          </w:p>
          <w:p>
            <w:r>
              <w:t xml:space="preserve">СНИЛС </w:t>
            </w:r>
            <w:r>
              <w:t xml:space="preserve">024-389-520 56</w:t>
            </w:r>
            <w:r>
              <w:t xml:space="preserve"> ИНН </w:t>
            </w:r>
            <w:r>
              <w:t xml:space="preserve">013510008834</w:t>
            </w:r>
          </w:p>
          <w:p>
            <w:r>
              <w:t xml:space="preserve">Тел.: </w:t>
            </w:r>
            <w:r>
              <w:t xml:space="preserve">+7 (383) 674-54-57</w:t>
            </w:r>
          </w:p>
          <w:p>
            <w:r>
              <w:t xml:space="preserve">E-mail: </w:t>
            </w:r>
            <w:r>
              <w:t xml:space="preserve">vorobev@mail.ru</w:t>
            </w:r>
          </w:p>
          <w:p/>
          <w:p>
            <w:r>
              <w:t xml:space="preserve">______________ </w:t>
            </w:r>
            <w:r>
              <w:t xml:space="preserve">Воробьёв Ю. П.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Гусева Елена Юрьевна</w:t>
      </w:r>
      <w:r>
        <w:t xml:space="preserve">/</w:t>
      </w:r>
    </w:p>
    <w:p>
      <w:r>
        <w:t xml:space="preserve">Арендатор: _______________ /</w:t>
      </w:r>
      <w:r>
        <w:t xml:space="preserve">Воробьёв Юрий Павлович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