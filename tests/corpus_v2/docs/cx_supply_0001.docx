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ПОСТАВКИ</w:t>
      </w:r>
    </w:p>
    <w:p>
      <w:pPr>
        <w:jc w:val="center"/>
      </w:pPr>
      <w:r>
        <w:rPr>
          <w:b/>
        </w:rPr>
        <w:t xml:space="preserve">№ </w:t>
      </w:r>
      <w:r>
        <w:rPr>
          <w:b/>
        </w:rPr>
        <w:t xml:space="preserve">99/2024-С</w:t>
      </w:r>
    </w:p>
    <w:p/>
    <w:p>
      <w:r>
        <w:t xml:space="preserve">г. Москва</w:t>
      </w:r>
      <w:r>
        <w:t xml:space="preserve">     </w:t>
      </w:r>
      <w:r>
        <w:t xml:space="preserve">18.10.2025</w:t>
      </w:r>
    </w:p>
    <w:p/>
    <w:p>
      <w:r>
        <w:t xml:space="preserve">ПАО «Вектор»</w:t>
      </w:r>
      <w:r>
        <w:t xml:space="preserve">, именуемое в дальнейшем «Поставщик», в лице исполнительного директора </w:t>
      </w:r>
      <w:r>
        <w:t xml:space="preserve">Зайцевой Марии Михайловны</w:t>
      </w:r>
      <w:r>
        <w:t xml:space="preserve">, действующего на основании </w:t>
      </w:r>
      <w:r>
        <w:t xml:space="preserve">Устава</w:t>
      </w:r>
      <w:r>
        <w:t xml:space="preserve">, с одной стороны, и </w:t>
      </w:r>
      <w:r>
        <w:t xml:space="preserve">ООО «Восход»</w:t>
      </w:r>
      <w:r>
        <w:t xml:space="preserve">, именуемое в дальнейшем «Покупатель», в лице директора </w:t>
      </w:r>
      <w:r>
        <w:t xml:space="preserve">Лебедевой Ольги Николаевны</w:t>
      </w:r>
      <w:r>
        <w:t xml:space="preserve">, действующего на основании </w:t>
      </w:r>
      <w:r>
        <w:t xml:space="preserve">доверенности № 12 от 09.01.2024</w:t>
      </w:r>
      <w:r>
        <w:t xml:space="preserve">, с другой стороны, совместно именуемые «Стороны», заключили настоящий Договор № </w:t>
      </w:r>
      <w:r>
        <w:t xml:space="preserve">31703/102-сс</w:t>
      </w:r>
      <w:r>
        <w:t xml:space="preserve"> (далее — Договор) о нижеследующем:</w:t>
      </w:r>
    </w:p>
    <w:p/>
    <w:p>
      <w:r>
        <w:rPr>
          <w:b/>
        </w:rPr>
        <w:t xml:space="preserve">1. ПРЕДМЕТ ДОГОВОРА</w:t>
      </w:r>
    </w:p>
    <w:p>
      <w:r>
        <w:t xml:space="preserve">1.1. </w:t>
      </w:r>
      <w:r>
        <w:t xml:space="preserve">Поставщик обязуется передать в собственность Покупателя товар, а Покупатель — принять товар и уплатить за него цену в порядке и сроки, предусмотренные Договором.</w:t>
      </w:r>
    </w:p>
    <w:p>
      <w:r>
        <w:t xml:space="preserve">1.2. </w:t>
      </w:r>
      <w:r>
        <w:t xml:space="preserve">Наименование, ассортимент, количество и цена товара определяются в спецификациях, являющихся неотъемлемой частью Договора.</w:t>
      </w:r>
    </w:p>
    <w:p>
      <w:r>
        <w:t xml:space="preserve">1.3. </w:t>
      </w:r>
      <w:r>
        <w:t xml:space="preserve">Поставка осуществляется партиями на основании заявок Покупателя; срок отгрузки партии — </w:t>
      </w:r>
      <w:r>
        <w:t xml:space="preserve">в течение сорока пяти рабочих дней с даты подписания Сторонами акта сдачи-приемки оказанных услуг</w:t>
      </w:r>
      <w:r>
        <w:t xml:space="preserve">.</w:t>
      </w:r>
    </w:p>
    <w:p>
      <w:r>
        <w:t xml:space="preserve">1.4. </w:t>
      </w:r>
      <w:r>
        <w:t xml:space="preserve">Право собственности на товар переходит к Покупателю с момента подписания товарной накладной уполномоченными представителями Сторон.</w:t>
      </w:r>
    </w:p>
    <w:p>
      <w:r>
        <w:t xml:space="preserve">1.5. </w:t>
      </w:r>
      <w:r>
        <w:t xml:space="preserve">Качество товара должно соответствовать требованиям технических регламентов и подтверждаться сертификатами соответствия.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Договора: </w:t>
      </w:r>
      <w:r>
        <w:t xml:space="preserve">42700002,7 (сорок два миллиона семьсот тысяч два) рубля</w:t>
      </w:r>
      <w:r>
        <w:t xml:space="preserve">.</w:t>
      </w:r>
    </w:p>
    <w:p>
      <w:r>
        <w:t xml:space="preserve">2.2. Налог: </w:t>
      </w:r>
      <w:r>
        <w:t xml:space="preserve">15% за каждый день просрочки</w:t>
      </w:r>
      <w:r>
        <w:t xml:space="preserve">.</w:t>
      </w:r>
    </w:p>
    <w:p>
      <w:r>
        <w:t xml:space="preserve">2.3. Срок оплаты — </w:t>
      </w:r>
      <w:r>
        <w:t xml:space="preserve">не позднее 13.09.2025</w:t>
      </w:r>
      <w:r>
        <w:t xml:space="preserve">.</w:t>
      </w:r>
    </w:p>
    <w:p>
      <w:r>
        <w:t xml:space="preserve">2.4.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RM-5886-16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Товар отгружается с сопроводительным документом паспорт качества № </w:t>
      </w:r>
      <w:r>
        <w:t xml:space="preserve">06 07 210812</w:t>
      </w:r>
      <w:r>
        <w:t xml:space="preserve">. К партии приложен паспорт изделия № </w:t>
      </w:r>
      <w:r>
        <w:t xml:space="preserve">14 11 209705</w:t>
      </w:r>
      <w:r>
        <w:t xml:space="preserve">. Оборудование поставляется с паспортом транспортного средства № </w:t>
      </w:r>
      <w:r>
        <w:t xml:space="preserve">19 04 078030</w:t>
      </w:r>
      <w:r>
        <w:t xml:space="preserve">. Приёмка производится согласно техническому паспорту </w:t>
      </w:r>
      <w:r>
        <w:t xml:space="preserve">18 18 280693</w:t>
      </w:r>
      <w:r>
        <w:t xml:space="preserve">. СНИЛС не указан, номер заказа </w:t>
      </w:r>
      <w:r>
        <w:t xml:space="preserve">215-571-349 13</w:t>
      </w:r>
      <w:r>
        <w:t xml:space="preserve">. Дата рождения не проставлена, документ выдан </w:t>
      </w:r>
      <w:r>
        <w:t xml:space="preserve">24.04.2015</w:t>
      </w:r>
      <w:r>
        <w:t xml:space="preserve">. Код подразделения, см. артикул </w:t>
      </w:r>
      <w:r>
        <w:t xml:space="preserve">163-159</w:t>
      </w:r>
      <w:r>
        <w:t xml:space="preserve">. Цена — </w:t>
      </w:r>
      <w:r>
        <w:t xml:space="preserve">____ руб. (_____)_____ коп., включая НДС ___ руб. (_____)_____ коп.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143400, г. Красногорск, ш. Заречная, д. 22, кв. 22</w:t>
      </w:r>
      <w:r>
        <w:t xml:space="preserve">.</w:t>
      </w:r>
    </w:p>
    <w:p>
      <w:r>
        <w:t xml:space="preserve">3.2. Контактное лицо со стороны Покупатель — </w:t>
      </w:r>
      <w:r>
        <w:t xml:space="preserve">Лебедевой Ольги Николаевны</w:t>
      </w:r>
      <w:r>
        <w:t xml:space="preserve">, тел. </w:t>
      </w:r>
      <w:r>
        <w:t xml:space="preserve">+7 (843) 386-38-37</w:t>
      </w:r>
      <w:r>
        <w:t xml:space="preserve">.</w:t>
      </w:r>
    </w:p>
    <w:p>
      <w:r>
        <w:t xml:space="preserve">3.3. Срок исполнения обязательств — </w:t>
      </w:r>
      <w:r>
        <w:t xml:space="preserve">в течение 36 месяцев с момента подписания акта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</w:t>
      </w:r>
      <w:r>
        <w:t xml:space="preserve">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</w:t>
      </w:r>
      <w:r>
        <w:t xml:space="preserve">Размер неустойки за нарушение сроков оплаты: </w:t>
      </w:r>
      <w:r>
        <w:t xml:space="preserve">0,2 (двух десятых) % от цены Договора</w:t>
      </w:r>
      <w:r>
        <w:t xml:space="preserve">, но не более </w:t>
      </w:r>
      <w:r>
        <w:t xml:space="preserve">0,3 % от цены Договора</w:t>
      </w:r>
      <w:r>
        <w:t xml:space="preserve">. Предельный размер ответственности: </w:t>
      </w:r>
      <w:r>
        <w:t xml:space="preserve">0,3 (три десятых процента) процента от стоимости неоплаченных работ</w:t>
      </w:r>
      <w:r>
        <w:t xml:space="preserve">.</w:t>
      </w:r>
    </w:p>
    <w:p>
      <w:r>
        <w:t xml:space="preserve">4.3. </w:t>
      </w:r>
      <w:r>
        <w:t xml:space="preserve">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</w:t>
      </w:r>
      <w:r>
        <w:t xml:space="preserve">Сторона, для которой создалась невозможность исполнения, обязана уведомить другую Сторону. Срок уведомления — </w:t>
      </w:r>
      <w:r>
        <w:t xml:space="preserve">в течение 3 календарных дней</w:t>
      </w:r>
      <w:r>
        <w:t xml:space="preserve">.</w:t>
      </w:r>
    </w:p>
    <w:p>
      <w:r>
        <w:t xml:space="preserve">4.5. </w:t>
      </w:r>
      <w:r>
        <w:t xml:space="preserve">Все споры и разногласия решаются путём переговоров. Претензионный порядок обязателен, срок ответа на претензию — </w:t>
      </w:r>
      <w:r>
        <w:t xml:space="preserve">в течение трех банковских дней со дня предъявления требования</w:t>
      </w:r>
      <w:r>
        <w:t xml:space="preserve">.</w:t>
      </w:r>
    </w:p>
    <w:p/>
    <w:p/>
    <w:p/>
    <w:p>
      <w:r>
        <w:rPr>
          <w:b/>
        </w:rPr>
        <w:t xml:space="preserve">9. КОНТРОЛЬНЫЕ ВЕЛИЧИНЫ</w:t>
      </w:r>
    </w:p>
    <w:p>
      <w:r>
        <w:t xml:space="preserve">9.1. Контрольная запись: </w:t>
      </w:r>
      <w:r>
        <w:rPr>
          <w:b/>
        </w:rPr>
        <w:t xml:space="preserve">2</w:t>
      </w:r>
      <w:r>
        <w:t xml:space="preserve">53 000 (Двести пятьдесят три тысячи) RUB</w:t>
      </w:r>
      <w:r>
        <w:t xml:space="preserve">.</w:t>
      </w:r>
    </w:p>
    <w:p>
      <w:r>
        <w:t xml:space="preserve">9.2. Контрольная запись: </w:t>
      </w:r>
      <w:r>
        <w:rPr>
          <w:b/>
        </w:rPr>
        <w:t xml:space="preserve">1/1</w:t>
      </w:r>
      <w:r>
        <w:t xml:space="preserve">50 ключевой ставки ЦБ РФ годовых</w:t>
      </w:r>
      <w:r>
        <w:t xml:space="preserve">.</w:t>
      </w:r>
    </w:p>
    <w:p>
      <w:r>
        <w:t xml:space="preserve">9.3. Контрольная запись: </w:t>
      </w:r>
      <w:r>
        <w:rPr>
          <w:b/>
        </w:rPr>
        <w:t xml:space="preserve">в течение 6</w:t>
      </w:r>
      <w:r>
        <w:t xml:space="preserve">0 (Шестидесяти) банковских дней с момента заключения контракта</w:t>
      </w:r>
      <w:r>
        <w:t xml:space="preserve">.</w:t>
      </w:r>
    </w:p>
    <w:p>
      <w:r>
        <w:t xml:space="preserve">9.4. Контрольная запись: </w:t>
      </w:r>
      <w:r>
        <w:t xml:space="preserve">б7Ф-57501/І7-490Д</w:t>
      </w:r>
      <w:r>
        <w:t xml:space="preserve">.</w:t>
      </w:r>
    </w:p>
    <w:p>
      <w:r>
        <w:t xml:space="preserve">9.5. Цена по протоколу разногласий: </w:t>
      </w:r>
      <w:r>
        <w:t xml:space="preserve">1 700 000</w:t>
      </w:r>
      <w:r>
        <w:t xml:space="preserve">, а прописью: </w:t>
      </w:r>
      <w:r>
        <w:t xml:space="preserve">один семьсот тысяч рублей</w:t>
      </w:r>
      <w:r>
        <w:t xml:space="preserve">.</w:t>
      </w:r>
    </w:p>
    <w:p/>
    <w:p/>
    <w:p>
      <w:r>
        <w:rPr>
          <w:b/>
        </w:rPr>
        <w:t xml:space="preserve">11. УСЛОВИЯ, ОФОРМЛЕННЫЕ СРЕДСТВАМИ РЕДАКТОРА</w:t>
      </w:r>
    </w:p>
    <w:p>
      <w:r>
        <w:t xml:space="preserve">11.1. Цена с учётом протокола разногласий: </w:t>
      </w:r>
      <w:ins w:id="1" w:author="Юрист" w:date="2024-01-01T00:00:00Z">
        <w:r>
          <w:t xml:space="preserve">не менее 1 170 000 (Одного миллиона ста семидесяти тысяч) руб. 00 копеек</w:t>
        </w:r>
      </w:ins>
      <w:ins w:id="2" w:author="Юрист" w:date="2024-01-01T00:00:00Z">
        <w:r>
          <w:t xml:space="preserve">, НДС не облагается</w:t>
        </w:r>
      </w:ins>
      <w:r>
        <w:t xml:space="preserve">.</w:t>
      </w:r>
    </w:p>
    <w:p>
      <w:r>
        <w:t xml:space="preserve">11.2. Срок (составное поле): </w:t>
      </w:r>
      <w:r>
        <w:fldChar w:fldCharType="begin"/>
      </w:r>
      <w:r>
        <w:instrText xml:space="preserve"> REF value \h </w:instrText>
      </w:r>
      <w:r>
        <w:fldChar w:fldCharType="separate"/>
      </w:r>
      <w:r>
        <w:t xml:space="preserve">не позднее 11.04.2026</w:t>
      </w:r>
      <w:r>
        <w:fldChar w:fldCharType="end"/>
      </w:r>
      <w:r>
        <w:t xml:space="preserve">.</w:t>
      </w:r>
    </w:p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Поставщик:</w:t>
            </w:r>
          </w:p>
          <w:p>
            <w:r>
              <w:t xml:space="preserve">ПАО «Вектор»</w:t>
            </w:r>
          </w:p>
          <w:p>
            <w:r>
              <w:t xml:space="preserve">Юридический адрес: </w:t>
            </w:r>
            <w:r>
              <w:t xml:space="preserve">420111, г. Казань, просп. Ленина, д. 75, кв. 190</w:t>
            </w:r>
          </w:p>
          <w:p>
            <w:r>
              <w:t xml:space="preserve">ИНН </w:t>
            </w:r>
            <w:r>
              <w:t xml:space="preserve">2862335730</w:t>
            </w:r>
            <w:r>
              <w:t xml:space="preserve"> КПП </w:t>
            </w:r>
            <w:r>
              <w:t xml:space="preserve">700430818</w:t>
            </w:r>
          </w:p>
          <w:p>
            <w:r>
              <w:t xml:space="preserve">ОГРН </w:t>
            </w:r>
            <w:r>
              <w:t xml:space="preserve">1720727630875</w:t>
            </w:r>
          </w:p>
          <w:p>
            <w:r>
              <w:t xml:space="preserve">р/с </w:t>
            </w:r>
            <w:r>
              <w:t xml:space="preserve">40702810238214241050</w:t>
            </w:r>
            <w:r>
              <w:t xml:space="preserve"> в Банк ВТБ (ПАО)</w:t>
            </w:r>
          </w:p>
          <w:p>
            <w:r>
              <w:t xml:space="preserve">к/с </w:t>
            </w:r>
            <w:r>
              <w:t xml:space="preserve">30101810700000000187</w:t>
            </w:r>
            <w:r>
              <w:t xml:space="preserve"> БИК </w:t>
            </w:r>
            <w:r>
              <w:t xml:space="preserve">044525187</w:t>
            </w:r>
          </w:p>
          <w:p>
            <w:r>
              <w:t xml:space="preserve">Тел.: </w:t>
            </w:r>
            <w:r>
              <w:t xml:space="preserve">+7 (495) 658-73-70</w:t>
            </w:r>
          </w:p>
          <w:p>
            <w:r>
              <w:t xml:space="preserve">E-mail: </w:t>
            </w:r>
            <w:r>
              <w:t xml:space="preserve">zayceva@yandex.ru</w:t>
            </w:r>
          </w:p>
          <w:p/>
          <w:p>
            <w:r>
              <w:t xml:space="preserve">Директор ______________ </w:t>
            </w:r>
            <w:r>
              <w:t xml:space="preserve">М. М. Зайцева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ООО «Восход»</w:t>
            </w:r>
          </w:p>
          <w:p>
            <w:r>
              <w:t xml:space="preserve">Юридический адрес: </w:t>
            </w:r>
            <w:r>
              <w:t xml:space="preserve">143000, г. Одинцово, просп. Кутузовский, д. 89, кв. 97</w:t>
            </w:r>
          </w:p>
          <w:p>
            <w:r>
              <w:t xml:space="preserve">ИНН </w:t>
            </w:r>
            <w:r>
              <w:t xml:space="preserve">9714675799</w:t>
            </w:r>
            <w:r>
              <w:t xml:space="preserve"> КПП </w:t>
            </w:r>
            <w:r>
              <w:t xml:space="preserve">559361337</w:t>
            </w:r>
          </w:p>
          <w:p>
            <w:r>
              <w:t xml:space="preserve">ОГРН </w:t>
            </w:r>
            <w:r>
              <w:t xml:space="preserve">1002713405232</w:t>
            </w:r>
          </w:p>
          <w:p>
            <w:r>
              <w:t xml:space="preserve">р/с </w:t>
            </w:r>
            <w:r>
              <w:t xml:space="preserve">40702810428555473613</w:t>
            </w:r>
            <w:r>
              <w:t xml:space="preserve"> в Филиал «Центральный» ПАО «Совкомбанк»</w:t>
            </w:r>
          </w:p>
          <w:p>
            <w:r>
              <w:t xml:space="preserve">к/с </w:t>
            </w:r>
            <w:r>
              <w:t xml:space="preserve">30101810445250000360</w:t>
            </w:r>
            <w:r>
              <w:t xml:space="preserve"> БИК </w:t>
            </w:r>
            <w:r>
              <w:t xml:space="preserve">044525360</w:t>
            </w:r>
          </w:p>
          <w:p>
            <w:r>
              <w:t xml:space="preserve">Тел.: </w:t>
            </w:r>
            <w:r>
              <w:t xml:space="preserve">+7 (499) 716-87-40</w:t>
            </w:r>
          </w:p>
          <w:p>
            <w:r>
              <w:t xml:space="preserve">E-mail: </w:t>
            </w:r>
            <w:r>
              <w:t xml:space="preserve">lebedeva@list.ru</w:t>
            </w:r>
          </w:p>
          <w:p/>
          <w:p>
            <w:r>
              <w:t xml:space="preserve">Директор ______________ </w:t>
            </w:r>
            <w:r>
              <w:t xml:space="preserve">О. Н. Лебедева</w:t>
            </w:r>
          </w:p>
        </w:tc>
      </w:tr>
    </w:tbl>
    <w:p/>
    <w:p>
      <w:r>
        <w:t xml:space="preserve">Подписи сторон:</w:t>
      </w:r>
    </w:p>
    <w:p>
      <w:r>
        <w:t xml:space="preserve">Поставщик: _______________ /</w:t>
      </w:r>
      <w:r>
        <w:t xml:space="preserve">Зайцева М. М.</w:t>
      </w:r>
      <w:r>
        <w:t xml:space="preserve">/</w:t>
      </w:r>
    </w:p>
    <w:p>
      <w:r>
        <w:t xml:space="preserve">Покупатель: _______________ /</w:t>
      </w:r>
      <w:r>
        <w:t xml:space="preserve">Лебедева О. Н.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/Relationships>
</file>