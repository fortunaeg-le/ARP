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47Ф-84344/18-630Д</w:t>
      </w:r>
    </w:p>
    <w:p/>
    <w:p>
      <w:r>
        <w:t xml:space="preserve">г. Москва</w:t>
      </w:r>
      <w:r>
        <w:t xml:space="preserve">     </w:t>
      </w:r>
      <w:r>
        <w:t xml:space="preserve">«27» февраля 2024 г.</w:t>
      </w:r>
    </w:p>
    <w:p/>
    <w:p>
      <w:r>
        <w:t xml:space="preserve">ООО «Василёк»</w:t>
      </w:r>
      <w:r>
        <w:t xml:space="preserve">, именуемое в дальнейшем «Работодатель», в лице генерального директора </w:t>
      </w:r>
      <w:r>
        <w:t xml:space="preserve">Зайцева Алексея Павловича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ООО «Ромашка»</w:t>
      </w:r>
      <w:r>
        <w:t xml:space="preserve">, именуемое в дальнейшем «Работник», в лице генерального директора </w:t>
      </w:r>
      <w:r>
        <w:t xml:space="preserve">Волковой Татьяны Олеговны</w:t>
      </w:r>
      <w:r>
        <w:t xml:space="preserve">, действующего на основании </w:t>
      </w:r>
      <w:r>
        <w:t xml:space="preserve">Устава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17/2025-Д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Работник принимается на работу на должность инженера-технолога в производственный отдел.</w:t>
      </w:r>
    </w:p>
    <w:p>
      <w:r>
        <w:t xml:space="preserve">1.2. </w:t>
      </w:r>
      <w:r>
        <w:t xml:space="preserve">Работа по настоящему Договору является для Работника основным местом работы.</w:t>
      </w:r>
    </w:p>
    <w:p>
      <w:r>
        <w:t xml:space="preserve">1.3. </w:t>
      </w:r>
      <w:r>
        <w:t xml:space="preserve">Работнику устанавливается пятидневная рабочая неделя с двумя выходными днями.</w:t>
      </w:r>
    </w:p>
    <w:p>
      <w:r>
        <w:t xml:space="preserve">1.4. </w:t>
      </w:r>
      <w:r>
        <w:t xml:space="preserve">Должностной оклад Работника: </w:t>
      </w:r>
      <w:r>
        <w:t xml:space="preserve">7 250 000,99 ₽</w:t>
      </w:r>
      <w:r>
        <w:t xml:space="preserve">, в т.ч. НДС </w:t>
      </w:r>
      <w:r>
        <w:t xml:space="preserve">18%</w:t>
      </w:r>
      <w:r>
        <w:t xml:space="preserve">. Заработная плата выплачивается не реже чем каждые полмесяца.</w:t>
      </w:r>
    </w:p>
    <w:p>
      <w:r>
        <w:t xml:space="preserve">1.5. </w:t>
      </w:r>
      <w:r>
        <w:t xml:space="preserve">Ежегодный оплачиваемый отпуск: </w:t>
      </w:r>
      <w:r>
        <w:t xml:space="preserve">в течение двенадцати месяцев с даты подписания Сторонами акта сдачи-приемки оказанных услуг</w:t>
      </w:r>
      <w:r>
        <w:t xml:space="preserve">.</w:t>
      </w:r>
    </w:p>
    <w:p>
      <w:r>
        <w:t xml:space="preserve">1.6. </w:t>
      </w:r>
      <w:r>
        <w:t xml:space="preserve">Товар отгружается по товарной накладной ТОРГ-12 № </w:t>
      </w:r>
      <w:r>
        <w:t xml:space="preserve">042754315</w:t>
      </w:r>
      <w:r>
        <w:t xml:space="preserve">. Позиция учитывается в каталоге поставщика под номером </w:t>
      </w:r>
      <w:r>
        <w:t xml:space="preserve">043920258</w:t>
      </w:r>
      <w:r>
        <w:t xml:space="preserve">. Серийный номер агрегата — </w:t>
      </w:r>
      <w:r>
        <w:t xml:space="preserve">043923192</w:t>
      </w:r>
      <w:r>
        <w:t xml:space="preserve">.</w:t>
      </w:r>
    </w:p>
    <w:p>
      <w:r>
        <w:t xml:space="preserve">1.7. </w:t>
      </w:r>
      <w:r>
        <w:t xml:space="preserve">Целевые средства перечисляются по коду цели </w:t>
      </w:r>
      <w:r>
        <w:t xml:space="preserve">041730210</w:t>
      </w:r>
      <w:r>
        <w:t xml:space="preserve">, установленному приказом Минфина России от 01.12.2010 № 157н. </w:t>
      </w:r>
      <w:r>
        <w:t xml:space="preserve">БИК банка Стороны в настоящем разделе не приводится; номер заявки на открытие счёта — </w:t>
      </w:r>
      <w:r>
        <w:t xml:space="preserve">042046044</w:t>
      </w:r>
      <w:r>
        <w:t xml:space="preserve">.</w:t>
      </w:r>
    </w:p>
    <w:p>
      <w:r>
        <w:t xml:space="preserve">1.8. </w:t>
      </w:r>
      <w:r>
        <w:t xml:space="preserve">Учёт потребления ведётся по лицевому счёту </w:t>
      </w:r>
      <w:r>
        <w:t xml:space="preserve">83583741732</w:t>
      </w:r>
      <w:r>
        <w:t xml:space="preserve">. Спецификация зарегистрирована за номером </w:t>
      </w:r>
      <w:r>
        <w:t xml:space="preserve">88607355763</w:t>
      </w:r>
      <w:r>
        <w:t xml:space="preserve">. Прибор учёта имеет заводской номер </w:t>
      </w:r>
      <w:r>
        <w:t xml:space="preserve">87061139818</w:t>
      </w:r>
      <w:r>
        <w:t xml:space="preserve">.</w:t>
      </w:r>
    </w:p>
    <w:p>
      <w:r>
        <w:t xml:space="preserve">1.9. </w:t>
      </w:r>
      <w:r>
        <w:t xml:space="preserve">Партия внесена в реестр под номером </w:t>
      </w:r>
      <w:r>
        <w:t xml:space="preserve">88334977192</w:t>
      </w:r>
      <w:r>
        <w:t xml:space="preserve"> в порядке статьи 434 Гражданского кодекса Российской Федерации. Исходящий номер уведомления — </w:t>
      </w:r>
      <w:r>
        <w:t xml:space="preserve">81428575209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Триста тридцать девять тысяч рублей 50 копеек</w:t>
      </w:r>
      <w:r>
        <w:t xml:space="preserve">, включая НДС </w:t>
      </w:r>
      <w:r>
        <w:t xml:space="preserve">20%</w:t>
      </w:r>
      <w:r>
        <w:t xml:space="preserve"> в размере </w:t>
      </w:r>
      <w:r>
        <w:t xml:space="preserve">553 000,2 (Пятьсот пятьдесят три тысячи) руб.</w:t>
      </w:r>
      <w:r>
        <w:t xml:space="preserve">.</w:t>
      </w:r>
    </w:p>
    <w:p>
      <w:r>
        <w:t xml:space="preserve">2.2. Налог: </w:t>
      </w:r>
      <w:r>
        <w:t xml:space="preserve">21% от цены Договора</w:t>
      </w:r>
      <w:r>
        <w:t xml:space="preserve">.</w:t>
      </w:r>
    </w:p>
    <w:p>
      <w:r>
        <w:t xml:space="preserve">2.3. Срок оплаты — </w:t>
      </w:r>
      <w:r>
        <w:t xml:space="preserve">в течение 60 банковских дней с момента выставления счета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RM-8450-71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88 25 836745</w:t>
      </w:r>
      <w:r>
        <w:t xml:space="preserve">. К партии приложен паспорт изделия № </w:t>
      </w:r>
      <w:r>
        <w:t xml:space="preserve">91 18 426619</w:t>
      </w:r>
      <w:r>
        <w:t xml:space="preserve">. Оборудование поставляется с паспортом транспортного средства № </w:t>
      </w:r>
      <w:r>
        <w:t xml:space="preserve">21 13 714416</w:t>
      </w:r>
      <w:r>
        <w:t xml:space="preserve">. Приёмка производится согласно техническому паспорту </w:t>
      </w:r>
      <w:r>
        <w:t xml:space="preserve">36 11 840298</w:t>
      </w:r>
      <w:r>
        <w:t xml:space="preserve">. СНИЛС не указан, номер заказа </w:t>
      </w:r>
      <w:r>
        <w:t xml:space="preserve">968-966-868 84</w:t>
      </w:r>
      <w:r>
        <w:t xml:space="preserve">. Дата рождения не проставлена, документ выдан </w:t>
      </w:r>
      <w:r>
        <w:t xml:space="preserve">13.03.2024</w:t>
      </w:r>
      <w:r>
        <w:t xml:space="preserve">. Код подразделения, см. артикул </w:t>
      </w:r>
      <w:r>
        <w:t xml:space="preserve">390-029</w:t>
      </w:r>
      <w:r>
        <w:t xml:space="preserve">. Цена — </w:t>
      </w:r>
      <w:r>
        <w:t xml:space="preserve">цена Контракта составляет ______ рублей ______ копеек</w:t>
      </w:r>
      <w:r>
        <w:t xml:space="preserve">.</w:t>
      </w:r>
    </w:p>
    <w:p>
      <w:r>
        <w:t xml:space="preserve">2.5. </w:t>
      </w:r>
      <w:r>
        <w:t xml:space="preserve">Товар маркирован штрихкодом </w:t>
      </w:r>
      <w:r>
        <w:t xml:space="preserve">4605694875658</w:t>
      </w:r>
      <w:r>
        <w:t xml:space="preserve">. Код контрагента по ОКПО — </w:t>
      </w:r>
      <w:r>
        <w:t xml:space="preserve">4717984401</w:t>
      </w:r>
      <w:r>
        <w:t xml:space="preserve">. Оборудование учтено под инвентарным номером </w:t>
      </w:r>
      <w:r>
        <w:t xml:space="preserve">048678338</w:t>
      </w:r>
      <w:r>
        <w:t xml:space="preserve">, складской позиции присвоен номер </w:t>
      </w:r>
      <w:r>
        <w:t xml:space="preserve">659107466</w:t>
      </w:r>
      <w:r>
        <w:t xml:space="preserve">.</w:t>
      </w:r>
    </w:p>
    <w:p>
      <w:r>
        <w:t xml:space="preserve">2.6. </w:t>
      </w:r>
      <w:r>
        <w:t xml:space="preserve">Оплата по счёту-фактуре на КБК </w:t>
      </w:r>
      <w:r>
        <w:t xml:space="preserve">18210101011011000161</w:t>
      </w:r>
      <w:r>
        <w:t xml:space="preserve">. ИНН не присвоен, регистрационный № </w:t>
      </w:r>
      <w:r>
        <w:t xml:space="preserve">3932572284</w:t>
      </w:r>
      <w:r>
        <w:t xml:space="preserve">. ИНН не присвоен, платёжный документ № </w:t>
      </w:r>
      <w:r>
        <w:t xml:space="preserve">166010074051</w:t>
      </w:r>
      <w:r>
        <w:t xml:space="preserve">. Заказчик действует в лице </w:t>
      </w:r>
      <w:r>
        <w:t xml:space="preserve">уполномоченного представителя</w:t>
      </w:r>
      <w:r>
        <w:t xml:space="preserve">, назначаемого приказом.</w:t>
      </w:r>
    </w:p>
    <w:p>
      <w:r>
        <w:t xml:space="preserve">2.7. </w:t>
      </w:r>
      <w:r>
        <w:t xml:space="preserve">Массовая доля влаги в товаре — </w:t>
      </w:r>
      <w:r>
        <w:t xml:space="preserve">не более 13 %</w:t>
      </w:r>
      <w:r>
        <w:t xml:space="preserve">. Товар подлежит хранению </w:t>
      </w:r>
      <w:r>
        <w:t xml:space="preserve">в течение 24 часов</w:t>
      </w:r>
      <w:r>
        <w:t xml:space="preserve"> при температуре не выше +4 °C. Срок исковой давности по требованиям, вытекающим из Договора, составляет </w:t>
      </w:r>
      <w:r>
        <w:t xml:space="preserve">в течение трёх лет</w:t>
      </w:r>
      <w:r>
        <w:t xml:space="preserve">, как установлено статьёй 196 Гражданского кодекса Российской Федерации. Обработка данных ведётся согласно Федеральному закону от 27.07.2006 № 152-ФЗ </w:t>
      </w:r>
      <w:r>
        <w:t xml:space="preserve">«О персональных данных»</w:t>
      </w:r>
      <w:r>
        <w:t xml:space="preserve">. Товар поставляется под маркой </w:t>
      </w:r>
      <w:r>
        <w:t xml:space="preserve">«Стандарт»</w:t>
      </w:r>
      <w:r>
        <w:t xml:space="preserve">. Влажность определяется </w:t>
      </w:r>
      <w:r>
        <w:t xml:space="preserve">по методу Кьельдаля</w:t>
      </w:r>
      <w:r>
        <w:t xml:space="preserve">. Споры передаются на рассмотрение в Арбитражный суд </w:t>
      </w:r>
      <w:r>
        <w:t xml:space="preserve">города Москвы</w:t>
      </w:r>
      <w:r>
        <w:t xml:space="preserve">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8</w:t>
            </w:r>
          </w:p>
        </w:tc>
        <w:tc>
          <w:tcPr>
            <w:tcW w:w="4680" w:type="dxa"/>
          </w:tcPr>
          <w:p>
            <w:r>
              <w:t xml:space="preserve">4988545150</w:t>
            </w:r>
          </w:p>
        </w:tc>
      </w:tr>
    </w:tbl>
    <w:p>
      <w:r>
        <w:t xml:space="preserve">2.8. </w:t>
      </w:r>
      <w:r>
        <w:t xml:space="preserve">Платёж по налогу перечисляется на код бюджетной классификации </w:t>
      </w:r>
      <w:r>
        <w:t xml:space="preserve">182 101 010 110 110 001 10</w:t>
      </w:r>
      <w:r>
        <w:t xml:space="preserve">, получатель — территориальный орган Федерального казначейства.</w:t>
      </w:r>
    </w:p>
    <w:p>
      <w:r>
        <w:t xml:space="preserve">2.9. </w:t>
      </w:r>
      <w:r>
        <w:t xml:space="preserve">Полномочия подтверждаются свидетельством о рождении, выдано </w:t>
      </w:r>
      <w:r>
        <w:t xml:space="preserve">05.08.2015</w:t>
      </w:r>
      <w:r>
        <w:t xml:space="preserve"> отделом ЗАГС.</w:t>
      </w:r>
    </w:p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2</w:t>
            </w:r>
          </w:p>
        </w:tc>
        <w:tc>
          <w:tcPr>
            <w:tcW w:w="4680" w:type="dxa"/>
          </w:tcPr>
          <w:p>
            <w:r>
              <w:t xml:space="preserve">РУБ.</w:t>
            </w:r>
          </w:p>
        </w:tc>
      </w:tr>
    </w:tbl>
    <w:p>
      <w:r>
        <w:t xml:space="preserve">2.10. </w:t>
      </w:r>
      <w:r>
        <w:t xml:space="preserve">Поставке подлежит насос модели </w:t>
      </w:r>
      <w:r>
        <w:t xml:space="preserve">ЭЦВ-6-10-80h</w:t>
      </w:r>
      <w:r>
        <w:t xml:space="preserve"> и кабель марки </w:t>
      </w:r>
      <w:r>
        <w:t xml:space="preserve">ВВГнг(А)-LSt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101000, г. Москва, пер. Лесная, д. 30, кв. 72</w:t>
      </w:r>
      <w:r>
        <w:t xml:space="preserve">.</w:t>
      </w:r>
    </w:p>
    <w:p>
      <w:r>
        <w:t xml:space="preserve">3.2. Контактное лицо со стороны Работник — </w:t>
      </w:r>
      <w:r>
        <w:t xml:space="preserve">Волковой Татьяны Олеговны</w:t>
      </w:r>
      <w:r>
        <w:t xml:space="preserve">, тел. </w:t>
      </w:r>
      <w:r>
        <w:t xml:space="preserve">+7 (843) 497-63-69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не позднее 15.09.2026</w:t>
      </w:r>
      <w:r>
        <w:t xml:space="preserve">.</w:t>
      </w:r>
    </w:p>
    <w:p>
      <w:r>
        <w:t xml:space="preserve">3.4. </w:t>
      </w:r>
      <w:r>
        <w:t xml:space="preserve">Финансирование ведётся за счёт средств бюджета, КБК </w:t>
      </w:r>
      <w:r>
        <w:t xml:space="preserve">18237185690121177114</w:t>
      </w:r>
      <w:r>
        <w:t xml:space="preserve">. Прибор учёта (счётчик) № </w:t>
      </w:r>
      <w:r>
        <w:t xml:space="preserve">39169146231645346381</w:t>
      </w:r>
      <w:r>
        <w:t xml:space="preserve">.</w:t>
      </w:r>
    </w:p>
    <w:p>
      <w:r>
        <w:t xml:space="preserve">3.5. </w:t>
      </w:r>
      <w:r>
        <w:t xml:space="preserve">Счёт на оплату выставляется с уникальным идентификатором начисления </w:t>
      </w:r>
      <w:r>
        <w:t xml:space="preserve">18209289972767788583</w:t>
      </w:r>
      <w:r>
        <w:t xml:space="preserve">. Счёт-проформа к настоящему Договору имеет номер </w:t>
      </w:r>
      <w:r>
        <w:t xml:space="preserve">77986569814909683565</w:t>
      </w:r>
      <w:r>
        <w:t xml:space="preserve">. Списание со счёта производится в очерёдности статьи 855 Гражданского кодекса Российской Федерации, код вида дохода </w:t>
      </w:r>
      <w:r>
        <w:t xml:space="preserve">18210840166124244415</w:t>
      </w:r>
      <w:r>
        <w:t xml:space="preserve">.</w:t>
      </w:r>
    </w:p>
    <w:p>
      <w:r>
        <w:t xml:space="preserve">3.6. </w:t>
      </w:r>
      <w:r>
        <w:t xml:space="preserve">ИНН у иностранного контрагента отсутствует, номер в торговом реестре — </w:t>
      </w:r>
      <w:r>
        <w:t xml:space="preserve">9318935693</w:t>
      </w:r>
      <w:r>
        <w:t xml:space="preserve">. ИНН см. в приложении; спецификация № </w:t>
      </w:r>
      <w:r>
        <w:t xml:space="preserve">3418318810</w:t>
      </w:r>
      <w:r>
        <w:t xml:space="preserve">. Постановка на учёт производится по статье 84 Налогового кодекса Российской Федерации, решение № </w:t>
      </w:r>
      <w:r>
        <w:t xml:space="preserve">0785136167</w:t>
      </w:r>
      <w:r>
        <w:t xml:space="preserve">.</w:t>
      </w:r>
    </w:p>
    <w:p>
      <w:r>
        <w:t xml:space="preserve">3.7. </w:t>
      </w:r>
      <w:r>
        <w:t xml:space="preserve">Номер партии по системе прослеживаемости — </w:t>
      </w:r>
      <w:r>
        <w:t xml:space="preserve">1147329858</w:t>
      </w:r>
      <w:r>
        <w:t xml:space="preserve">. Массовая доля примеси в товаре — не более </w:t>
      </w:r>
      <w:r>
        <w:t xml:space="preserve">2,1 %</w:t>
      </w:r>
      <w:r>
        <w:t xml:space="preserve">. Допустимая погрешность прибора — </w:t>
      </w:r>
      <w:r>
        <w:t xml:space="preserve">0,1 %</w:t>
      </w:r>
      <w:r>
        <w:t xml:space="preserve">. Оборудованию присвоен заводской номер </w:t>
      </w:r>
      <w:r>
        <w:t xml:space="preserve">6878280517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10 (десять) процентов от стоимости неоплаченных работ</w:t>
      </w:r>
      <w:r>
        <w:t xml:space="preserve">, но не более </w:t>
      </w:r>
      <w:r>
        <w:t xml:space="preserve">7 (семь) процентов от цены Договора</w:t>
      </w:r>
      <w:r>
        <w:t xml:space="preserve">. Предельный размер ответственности: </w:t>
      </w:r>
      <w:r>
        <w:t xml:space="preserve">1/150 ключевой ставки ЦБ РФ за каждый день просрочки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5 рабочих дней с момента заключения контракта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5 (Пяти) дней с момента выставления счета</w:t>
      </w:r>
      <w:r>
        <w:t xml:space="preserve">.</w:t>
      </w:r>
    </w:p>
    <w:p>
      <w:r>
        <w:t xml:space="preserve">4.6. </w:t>
      </w:r>
      <w:r>
        <w:t xml:space="preserve">ИНН физического лица не приводится; лицевой счёт — </w:t>
      </w:r>
      <w:r>
        <w:t xml:space="preserve">787581180670</w:t>
      </w:r>
      <w:r>
        <w:t xml:space="preserve">. ИНН см. приложение; номенклатурный код — </w:t>
      </w:r>
      <w:r>
        <w:t xml:space="preserve">175535986548</w:t>
      </w:r>
      <w:r>
        <w:t xml:space="preserve">. В силу статьи 86 Налогового кодекса Российской Федерации ИНН запрашивается налоговым органом; номер запроса — </w:t>
      </w:r>
      <w:r>
        <w:t xml:space="preserve">523709042960</w:t>
      </w:r>
      <w:r>
        <w:t xml:space="preserve">.</w:t>
      </w:r>
    </w:p>
    <w:p>
      <w:r>
        <w:t xml:space="preserve">4.7. </w:t>
      </w:r>
      <w:r>
        <w:t xml:space="preserve">Накладной на партию присвоен номер </w:t>
      </w:r>
      <w:r>
        <w:t xml:space="preserve">268285374902</w:t>
      </w:r>
      <w:r>
        <w:t xml:space="preserve">. Модуль учёта имеет заводской номер </w:t>
      </w:r>
      <w:r>
        <w:t xml:space="preserve">164925265840</w:t>
      </w:r>
      <w:r>
        <w:t xml:space="preserve">. Уклон кровли поставляемого сооружения — </w:t>
      </w:r>
      <w:r>
        <w:t xml:space="preserve">2 %</w:t>
      </w:r>
      <w:r>
        <w:t xml:space="preserve">.</w:t>
      </w:r>
    </w:p>
    <w:p>
      <w:r>
        <w:t xml:space="preserve">4.8. </w:t>
      </w:r>
      <w:r>
        <w:t xml:space="preserve">Предельная доля иностранного участия по закону — </w:t>
      </w:r>
      <w:r>
        <w:t xml:space="preserve">49 %</w:t>
      </w:r>
      <w:r>
        <w:t xml:space="preserve"> согласно Федеральному закону об иностранных инвестициях. Приложением № 3 установлена доля брака не более </w:t>
      </w:r>
      <w:r>
        <w:t xml:space="preserve">1,8 %</w:t>
      </w:r>
      <w:r>
        <w:t xml:space="preserve">.</w:t>
      </w:r>
    </w:p>
    <w:p>
      <w:r>
        <w:t xml:space="preserve">4.9. </w:t>
      </w:r>
      <w:r>
        <w:t xml:space="preserve">Срок годности товара — </w:t>
      </w:r>
      <w:r>
        <w:t xml:space="preserve">в течение 36 месяцев</w:t>
      </w:r>
      <w:r>
        <w:t xml:space="preserve"> с даты производства. Уложенная смесь выдерживается </w:t>
      </w:r>
      <w:r>
        <w:t xml:space="preserve">в течение 48 часов</w:t>
      </w:r>
      <w:r>
        <w:t xml:space="preserve"> без доступа влаги.</w:t>
      </w:r>
    </w:p>
    <w:p>
      <w:r>
        <w:t xml:space="preserve">4.10. </w:t>
      </w:r>
      <w:r>
        <w:t xml:space="preserve">Требования по качеству работ заявляются </w:t>
      </w:r>
      <w:r>
        <w:t xml:space="preserve">в течение одного года</w:t>
      </w:r>
      <w:r>
        <w:t xml:space="preserve"> по правилам статьи 725 Гражданского кодекса Российской Федерации. Поставщик присутствует на рынке </w:t>
      </w:r>
      <w:r>
        <w:t xml:space="preserve">в течение 17 лет</w:t>
      </w:r>
      <w:r>
        <w:t xml:space="preserve">. Отчётный период по Договору завершается </w:t>
      </w:r>
      <w:r>
        <w:t xml:space="preserve">не позднее 20.11.2026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1/1</w:t>
      </w:r>
      <w:r>
        <w:t xml:space="preserve">30 ключевой ставки ЦБ РФ годовых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не позднее 12.10.20</w:t>
      </w:r>
      <w:r>
        <w:t xml:space="preserve">26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69</w:t>
      </w:r>
      <w:r>
        <w:t xml:space="preserve">279/326-сс</w:t>
      </w:r>
      <w:r>
        <w:t xml:space="preserve">.</w:t>
      </w:r>
    </w:p>
    <w:p>
      <w:r>
        <w:t xml:space="preserve">9.4. Контрольная запись: </w:t>
      </w:r>
      <w:r>
        <w:t xml:space="preserve">нe менее 2 530 000 (Двух миллионов пятисот тридцати тысяч) рублей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Прежняя редакция пункта: </w:t>
      </w:r>
      <w:del w:id="1" w:author="Юрист" w:date="2024-01-01T00:00:00Z">
        <w:r>
          <w:delText xml:space="preserve">1 234 567 (Один миллион двести тридцать четыре тысячи пятьсот шестьдесят семь) рублей 13 копеек</w:delText>
        </w:r>
      </w:del>
      <w:r>
        <w:t xml:space="preserve">утратила силу.</w:t>
      </w:r>
    </w:p>
    <w:p>
      <w:r>
        <w:t xml:space="preserve">11.2. Ответственный (умный тег): </w:t>
      </w:r>
      <w:smartTag w:uri="urn:schemas-microsoft-com:office:smarttags" w:element="PersonName">
        <w:r>
          <w:t xml:space="preserve">Голубев Егор Сергеевич</w:t>
        </w:r>
      </w:smartTag>
      <w:r>
        <w:t xml:space="preserve">.</w:t>
      </w:r>
    </w:p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ООО «Василёк»</w:t>
            </w:r>
          </w:p>
          <w:p>
            <w:r>
              <w:t xml:space="preserve">Юридический адрес: </w:t>
            </w:r>
            <w:r>
              <w:t xml:space="preserve">101000, г. Москва, пер. Профсоюзная, д. 20, кв. 94</w:t>
            </w:r>
          </w:p>
          <w:p>
            <w:r>
              <w:t xml:space="preserve">Почтовый адрес: </w:t>
            </w:r>
            <w:r>
              <w:t xml:space="preserve">143000, г. Одинцово, бул. Заречная, д. 36, кв. 161</w:t>
            </w:r>
          </w:p>
          <w:p>
            <w:r>
              <w:t xml:space="preserve">ИНН </w:t>
            </w:r>
            <w:r>
              <w:t xml:space="preserve">3657524119</w:t>
            </w:r>
            <w:r>
              <w:t xml:space="preserve"> КПП </w:t>
            </w:r>
            <w:r>
              <w:t xml:space="preserve">654672671</w:t>
            </w:r>
          </w:p>
          <w:p>
            <w:r>
              <w:t xml:space="preserve">ОГРН </w:t>
            </w:r>
            <w:r>
              <w:t xml:space="preserve">1394118094006</w:t>
            </w:r>
          </w:p>
          <w:p>
            <w:r>
              <w:t xml:space="preserve">р/с </w:t>
            </w:r>
            <w:r>
              <w:t xml:space="preserve">40702810952565350269</w:t>
            </w:r>
            <w:r>
              <w:t xml:space="preserve"> в ПАО Сбербанк</w:t>
            </w:r>
          </w:p>
          <w:p>
            <w:r>
              <w:t xml:space="preserve">к/с </w:t>
            </w:r>
            <w:r>
              <w:t xml:space="preserve">30101810400000000225</w:t>
            </w:r>
            <w:r>
              <w:t xml:space="preserve"> БИК </w:t>
            </w:r>
            <w:r>
              <w:t xml:space="preserve">044525225</w:t>
            </w:r>
          </w:p>
          <w:p>
            <w:r>
              <w:t xml:space="preserve">Тел.: </w:t>
            </w:r>
            <w:r>
              <w:t xml:space="preserve">+7 (495) 858-39-14</w:t>
            </w:r>
          </w:p>
          <w:p>
            <w:r>
              <w:t xml:space="preserve">E-mail: </w:t>
            </w:r>
            <w:r>
              <w:t xml:space="preserve">zaycev@corp-tehno.ru</w:t>
            </w:r>
          </w:p>
          <w:p/>
          <w:p>
            <w:r>
              <w:t xml:space="preserve">Директор ______________ </w:t>
            </w:r>
            <w:r>
              <w:t xml:space="preserve">А. П. Зайцев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Работник:</w:t>
            </w:r>
          </w:p>
          <w:p>
            <w:r>
              <w:t xml:space="preserve">ООО «Ромашка»</w:t>
            </w:r>
          </w:p>
          <w:p>
            <w:r>
              <w:t xml:space="preserve">Юридический адрес: </w:t>
            </w:r>
            <w:r>
              <w:t xml:space="preserve">190000, г. Санкт-Петербург, ул. Гагарина, д. 27, кв. 75</w:t>
            </w:r>
          </w:p>
          <w:p>
            <w:r>
              <w:t xml:space="preserve">Почтовый адрес: </w:t>
            </w:r>
            <w:r>
              <w:t xml:space="preserve">614000, г. Пермь, ул. Профсоюзная, д. 18, кв. 63</w:t>
            </w:r>
          </w:p>
          <w:p>
            <w:r>
              <w:t xml:space="preserve">ИНН </w:t>
            </w:r>
            <w:r>
              <w:t xml:space="preserve">4335902488</w:t>
            </w:r>
            <w:r>
              <w:t xml:space="preserve"> КПП </w:t>
            </w:r>
            <w:r>
              <w:t xml:space="preserve">452530895</w:t>
            </w:r>
          </w:p>
          <w:p>
            <w:r>
              <w:t xml:space="preserve">ОГРН </w:t>
            </w:r>
            <w:r>
              <w:t xml:space="preserve">1041326790779</w:t>
            </w:r>
          </w:p>
          <w:p>
            <w:r>
              <w:t xml:space="preserve">р/с </w:t>
            </w:r>
            <w:r>
              <w:t xml:space="preserve">40702810153526867651</w:t>
            </w:r>
            <w:r>
              <w:t xml:space="preserve"> в ПАО «Промсвязьбанк»</w:t>
            </w:r>
          </w:p>
          <w:p>
            <w:r>
              <w:t xml:space="preserve">к/с </w:t>
            </w:r>
            <w:r>
              <w:t xml:space="preserve">30101810400000000555</w:t>
            </w:r>
            <w:r>
              <w:t xml:space="preserve"> БИК </w:t>
            </w:r>
            <w:r>
              <w:t xml:space="preserve">044525555</w:t>
            </w:r>
          </w:p>
          <w:p>
            <w:r>
              <w:t xml:space="preserve">Тел.: </w:t>
            </w:r>
            <w:r>
              <w:t xml:space="preserve">+7 (812) 915-95-89</w:t>
            </w:r>
          </w:p>
          <w:p>
            <w:r>
              <w:t xml:space="preserve">E-mail: </w:t>
            </w:r>
            <w:r>
              <w:t xml:space="preserve">volkova@corp-tehno.ru</w:t>
            </w:r>
          </w:p>
          <w:p/>
          <w:p>
            <w:r>
              <w:t xml:space="preserve">Директор ______________ </w:t>
            </w:r>
            <w:r>
              <w:t xml:space="preserve">Т. О. Волкова</w:t>
            </w:r>
          </w:p>
        </w:tc>
      </w:tr>
    </w:tbl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Зайцев А. П.</w:t>
      </w:r>
      <w:r>
        <w:t xml:space="preserve">/</w:t>
      </w:r>
    </w:p>
    <w:p>
      <w:r>
        <w:t xml:space="preserve">Работник: _______________ /</w:t>
      </w:r>
      <w:r>
        <w:t xml:space="preserve">Волкова Т. О.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