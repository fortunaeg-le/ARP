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ЗАЙМА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75306/701-сс</w:t>
      </w:r>
    </w:p>
    <w:p/>
    <w:p>
      <w:r>
        <w:t xml:space="preserve">г. Тверь</w:t>
      </w:r>
      <w:r>
        <w:t xml:space="preserve">     </w:t>
      </w:r>
      <w:r>
        <w:t xml:space="preserve">«11» ноября 2025 г.</w:t>
      </w:r>
    </w:p>
    <w:p/>
    <w:p>
      <w:r>
        <w:t xml:space="preserve">ООО «Оптима»</w:t>
      </w:r>
      <w:r>
        <w:t xml:space="preserve">, именуемое в дальнейшем «Займодавец», в лице директора </w:t>
      </w:r>
      <w:r>
        <w:t xml:space="preserve">Сидоровой Натальи Владимировны</w:t>
      </w:r>
      <w:r>
        <w:t xml:space="preserve">, действующего на основании </w:t>
      </w:r>
      <w:r>
        <w:t xml:space="preserve">приказа № 5-к от 10.01.2024</w:t>
      </w:r>
      <w:r>
        <w:t xml:space="preserve">, с одной стороны, и </w:t>
      </w:r>
      <w:r>
        <w:t xml:space="preserve">Сидоров Роман Олегович</w:t>
      </w:r>
      <w:r>
        <w:t xml:space="preserve">, </w:t>
      </w:r>
      <w:r>
        <w:t xml:space="preserve">паспорт </w:t>
      </w:r>
      <w:r>
        <w:t xml:space="preserve">08 22 094627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01.08.2010</w:t>
      </w:r>
      <w:r>
        <w:t xml:space="preserve">, код подразделения </w:t>
      </w:r>
      <w:r>
        <w:t xml:space="preserve">484-018</w:t>
      </w:r>
      <w:r>
        <w:t xml:space="preserve">, именуемый в дальнейшем «Заёмщик»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1/22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Займодавец передаёт в собственность Заёмщику денежные средства, а Заёмщик обязуется возвратить сумму займа в срок и в порядке, установленные Договором.</w:t>
      </w:r>
    </w:p>
    <w:p>
      <w:r>
        <w:t xml:space="preserve">1.2. </w:t>
      </w:r>
      <w:r>
        <w:t xml:space="preserve">Сумма займа: </w:t>
      </w:r>
      <w:r>
        <w:t xml:space="preserve">цена Контракта составляет ______ рублей ______ копеек</w:t>
      </w:r>
      <w:r>
        <w:t xml:space="preserve">. Заём считается возвращённым в момент зачисления денежных средств на счёт Займодавца.</w:t>
      </w:r>
    </w:p>
    <w:p>
      <w:r>
        <w:t xml:space="preserve">1.3. </w:t>
      </w:r>
      <w:r>
        <w:t xml:space="preserve">Ставка за пользование займом: </w:t>
      </w:r>
      <w:r>
        <w:t xml:space="preserve">0,01 процента от общей суммы счета</w:t>
      </w:r>
      <w:r>
        <w:t xml:space="preserve">.</w:t>
      </w:r>
    </w:p>
    <w:p>
      <w:r>
        <w:t xml:space="preserve">1.4. </w:t>
      </w:r>
      <w:r>
        <w:t xml:space="preserve">Выдача займа производится траншами; </w:t>
      </w:r>
      <w:r>
        <w:t xml:space="preserve">первый транш</w:t>
      </w:r>
      <w:r>
        <w:t xml:space="preserve"> согласуется Сторонами дополнительно.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320 000 (Триста двадцать тысяч) руб. 0 коп.</w:t>
      </w:r>
      <w:r>
        <w:t xml:space="preserve">.</w:t>
      </w:r>
    </w:p>
    <w:p>
      <w:r>
        <w:t xml:space="preserve">2.2. Налог: </w:t>
      </w:r>
      <w:r>
        <w:t xml:space="preserve">0,05 (пять сотых процента) % за каждый день просрочки</w:t>
      </w:r>
      <w:r>
        <w:t xml:space="preserve">, но не более </w:t>
      </w:r>
      <w:r>
        <w:t xml:space="preserve">15 (пятнадцать) процентов от цены Договора</w:t>
      </w:r>
      <w:r>
        <w:t xml:space="preserve">.</w:t>
      </w:r>
    </w:p>
    <w:p>
      <w:r>
        <w:t xml:space="preserve">2.3. Срок оплаты — </w:t>
      </w:r>
      <w:r>
        <w:t xml:space="preserve">не позднее 17.08.2025</w:t>
      </w:r>
      <w:r>
        <w:t xml:space="preserve">.</w:t>
      </w:r>
    </w:p>
    <w:p>
      <w:r>
        <w:t xml:space="preserve">2.4. Порядок выборки: </w:t>
      </w:r>
      <w:r>
        <w:t xml:space="preserve">период выборки траншей</w:t>
      </w:r>
      <w:r>
        <w:t xml:space="preserve"> определяется приложением к Договору.</w:t>
      </w:r>
    </w:p>
    <w:p>
      <w:r>
        <w:t xml:space="preserve">2.5.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RM-4692-22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1800000 (один миллион восемьсот тысяч) рублей 00 копеек</w:t>
      </w:r>
      <w:r>
        <w:t xml:space="preserve">, </w:t>
      </w:r>
      <w:r>
        <w:t xml:space="preserve">Без НДС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141300, г. Сергиев Посад, пер. Промышленная, д. 24, кв. 123</w:t>
      </w:r>
      <w:r>
        <w:t xml:space="preserve">.</w:t>
      </w:r>
    </w:p>
    <w:p>
      <w:r>
        <w:t xml:space="preserve">3.2. Уведомления направляются </w:t>
      </w:r>
      <w:r>
        <w:t xml:space="preserve">Сидорову Роману Олеговичу</w:t>
      </w:r>
      <w:r>
        <w:t xml:space="preserve"> по телефону </w:t>
      </w:r>
      <w:r>
        <w:t xml:space="preserve">+7 (383) 641-25-55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сорока пяти рабочих дней с момента поступления денежных средств на расчетный счет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0,1 (одна десятая процента) % годовых</w:t>
      </w:r>
      <w:r>
        <w:t xml:space="preserve">. Предельный размер ответственности: </w:t>
      </w:r>
      <w:r>
        <w:t xml:space="preserve">20% от цены Договора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14 (Четырнадцати) банковских дней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тридцати шести месяцев с даты подписания Сторонами акта сдачи-приемки оказанных услуг</w:t>
      </w:r>
      <w:r>
        <w:t xml:space="preserve">.</w:t>
      </w:r>
    </w:p>
    <w:p/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в течение 6</w:t>
      </w:r>
      <w:r>
        <w:t xml:space="preserve">0 банковских дней с момента выставления счета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2</w:t>
      </w:r>
      <w:r>
        <w:t xml:space="preserve">3/17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9</w:t>
      </w:r>
      <w:r>
        <w:t xml:space="preserve">79 000,72 ₽</w:t>
      </w:r>
      <w:r>
        <w:t xml:space="preserve">.</w:t>
      </w:r>
    </w:p>
    <w:p>
      <w:r>
        <w:t xml:space="preserve">9.4. Контрольная запись: </w:t>
      </w:r>
      <w:r>
        <w:t xml:space="preserve">1/1 5 0 ключевой ставки ЦБ РФ за каждый день просрочки</w:t>
      </w:r>
      <w:r>
        <w:t xml:space="preserve">.</w:t>
      </w:r>
    </w:p>
    <w:p/>
    <w:p/>
    <w:p>
      <w:r>
        <w:rPr>
          <w:b/>
        </w:rPr>
        <w:t xml:space="preserve">11. УСЛОВИЯ, ОФОРМЛЕННЫЕ СРЕДСТВАМИ РЕДАКТОРА</w:t>
      </w:r>
    </w:p>
    <w:p>
      <w:r>
        <w:t xml:space="preserve">11.1. Прежняя редакция пункта: </w:t>
      </w:r>
      <w:del w:id="1" w:author="Юрист" w:date="2024-01-01T00:00:00Z">
        <w:r>
          <w:delText xml:space="preserve">1 234 567 (Один миллион двести тридцать четыре тысячи пятьсот шестьдесят семь) рублей 13 копеек</w:delText>
        </w:r>
      </w:del>
      <w:r>
        <w:t xml:space="preserve">утратила силу.</w:t>
      </w:r>
    </w:p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Займодавец:</w:t>
            </w:r>
          </w:p>
          <w:p>
            <w:r>
              <w:t xml:space="preserve">ООО «Оптима»</w:t>
            </w:r>
          </w:p>
          <w:p>
            <w:r>
              <w:t xml:space="preserve">Юридический адрес: </w:t>
            </w:r>
            <w:r>
              <w:t xml:space="preserve">603000, г. Нижний Новгород, просп. Строителей, д. 84, кв. 60</w:t>
            </w:r>
          </w:p>
          <w:p>
            <w:r>
              <w:t xml:space="preserve">Почтовый адрес: </w:t>
            </w:r>
            <w:r>
              <w:t xml:space="preserve">143000, г. Одинцово, ул. Космонавтов, д. 66, кв. 146</w:t>
            </w:r>
          </w:p>
          <w:p>
            <w:r>
              <w:t xml:space="preserve">ИНН </w:t>
            </w:r>
            <w:r>
              <w:t xml:space="preserve">1536047468</w:t>
            </w:r>
            <w:r>
              <w:t xml:space="preserve"> КПП </w:t>
            </w:r>
            <w:r>
              <w:t xml:space="preserve">621816156</w:t>
            </w:r>
          </w:p>
          <w:p>
            <w:r>
              <w:t xml:space="preserve">ОГРН </w:t>
            </w:r>
            <w:r>
              <w:t xml:space="preserve">1670292055927</w:t>
            </w:r>
          </w:p>
          <w:p>
            <w:r>
              <w:t xml:space="preserve">р/с </w:t>
            </w:r>
            <w:r>
              <w:t xml:space="preserve">40702810777578791113</w:t>
            </w:r>
            <w:r>
              <w:t xml:space="preserve"> в Отделение № 8611 ПАО Сбербанк г. Казань</w:t>
            </w:r>
          </w:p>
          <w:p>
            <w:r>
              <w:t xml:space="preserve">к/с </w:t>
            </w:r>
            <w:r>
              <w:t xml:space="preserve">30101810600000000603</w:t>
            </w:r>
            <w:r>
              <w:t xml:space="preserve"> БИК </w:t>
            </w:r>
            <w:r>
              <w:t xml:space="preserve">049205603</w:t>
            </w:r>
          </w:p>
          <w:p>
            <w:r>
              <w:t xml:space="preserve">Тел.: </w:t>
            </w:r>
            <w:r>
              <w:t xml:space="preserve">+7 (495) 283-42-16</w:t>
            </w:r>
          </w:p>
          <w:p>
            <w:r>
              <w:t xml:space="preserve">E-mail: </w:t>
            </w:r>
            <w:r>
              <w:t xml:space="preserve">sidorova@list.ru</w:t>
            </w:r>
          </w:p>
          <w:p/>
          <w:p>
            <w:r>
              <w:t xml:space="preserve">Генеральный директор ______________ </w:t>
            </w:r>
            <w:r>
              <w:t xml:space="preserve">Н. В. Сидорова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Заёмщик:</w:t>
            </w:r>
          </w:p>
          <w:p>
            <w:r>
              <w:t xml:space="preserve">Сидоров Роман Олегович</w:t>
            </w:r>
          </w:p>
          <w:p>
            <w:r>
              <w:t xml:space="preserve">Дата рождения: </w:t>
            </w:r>
            <w:r>
              <w:t xml:space="preserve">17.05.1967</w:t>
            </w:r>
          </w:p>
          <w:p>
            <w:r>
              <w:t xml:space="preserve">Адрес регистрации: </w:t>
            </w:r>
            <w:r>
              <w:t xml:space="preserve">170100, г. Тверь, ул. Садовая, д. 28, кв. 153</w:t>
            </w:r>
          </w:p>
          <w:p>
            <w:r>
              <w:t xml:space="preserve">Паспорт </w:t>
            </w:r>
            <w:r>
              <w:t xml:space="preserve">08 22 094627</w:t>
            </w:r>
            <w:r>
              <w:t xml:space="preserve">, выдан ОВД «Тропарёво» г. Москвы 01.08.2010</w:t>
            </w:r>
            <w:r>
              <w:t xml:space="preserve">, код подразделения </w:t>
            </w:r>
            <w:r>
              <w:t xml:space="preserve">484-018</w:t>
            </w:r>
          </w:p>
          <w:p>
            <w:r>
              <w:t xml:space="preserve">СНИЛС </w:t>
            </w:r>
            <w:r>
              <w:t xml:space="preserve">159-313-927 84</w:t>
            </w:r>
            <w:r>
              <w:t xml:space="preserve"> ИНН </w:t>
            </w:r>
            <w:r>
              <w:t xml:space="preserve">965553242807</w:t>
            </w:r>
          </w:p>
          <w:p>
            <w:r>
              <w:t xml:space="preserve">Тел.: </w:t>
            </w:r>
            <w:r>
              <w:t xml:space="preserve">+7 (812) 817-21-27</w:t>
            </w:r>
          </w:p>
          <w:p>
            <w:r>
              <w:t xml:space="preserve">E-mail: </w:t>
            </w:r>
            <w:r>
              <w:t xml:space="preserve">sidorov@yandex.ru</w:t>
            </w:r>
          </w:p>
          <w:p/>
          <w:p>
            <w:r>
              <w:t xml:space="preserve">______________ </w:t>
            </w:r>
            <w:r>
              <w:t xml:space="preserve">Сидоров Р. О.</w:t>
            </w:r>
          </w:p>
        </w:tc>
      </w:tr>
    </w:tbl>
    <w:p/>
    <w:p>
      <w:r>
        <w:t xml:space="preserve">Подписи сторон:</w:t>
      </w:r>
    </w:p>
    <w:p>
      <w:r>
        <w:t xml:space="preserve">Займодавец: _______________ /</w:t>
      </w:r>
      <w:r>
        <w:t xml:space="preserve">Сидорова Н. В.</w:t>
      </w:r>
      <w:r>
        <w:t xml:space="preserve">/</w:t>
      </w:r>
    </w:p>
    <w:p>
      <w:r>
        <w:t xml:space="preserve">Заёмщик: _______________ /</w:t>
      </w:r>
      <w:r>
        <w:t xml:space="preserve">Сидоров Роман Олегович</w:t>
      </w:r>
      <w:r>
        <w:t xml:space="preserve">/</w:t>
      </w:r>
    </w:p>
    <w:sectPr>
      <w:headerReference w:type="default" r:id="rIdH"/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Исполнитель документа: </w:t>
    </w:r>
    <w:r>
      <w:t xml:space="preserve">Смирнов И. О.</w:t>
    </w:r>
    <w:r>
      <w:t xml:space="preserve">, тел. </w:t>
    </w:r>
    <w:r>
      <w:t xml:space="preserve">8(383)3553564</w:t>
    </w:r>
  </w:p>
</w:ftr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ООО «Оптима» · </w:t>
    </w:r>
    <w:r>
      <w:t xml:space="preserve">+7 (383) 105-37-96</w:t>
    </w:r>
    <w:r>
      <w:t xml:space="preserve"> · </w:t>
    </w:r>
    <w:r>
      <w:t xml:space="preserve">sidorova@yandex.ru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Relationship Id="rIdF" Type="http://schemas.openxmlformats.org/officeDocument/2006/relationships/footer" Target="footer1.xml"/></Relationships>
</file>