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51175/418-сс</w:t>
      </w:r>
    </w:p>
    <w:p/>
    <w:p>
      <w:r>
        <w:t xml:space="preserve">г. Ростов-на-Дону</w:t>
      </w:r>
      <w:r>
        <w:t xml:space="preserve">     </w:t>
      </w:r>
      <w:r>
        <w:t xml:space="preserve">6 января 2024 г.</w:t>
      </w:r>
    </w:p>
    <w:p/>
    <w:p>
      <w:r>
        <w:t xml:space="preserve">АО «Василёк»</w:t>
      </w:r>
      <w:r>
        <w:t xml:space="preserve">, именуемое в дальнейшем «Агент», в лице директора </w:t>
      </w:r>
      <w:r>
        <w:t xml:space="preserve">Ивановой Ольги Олеговны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с одной стороны, и </w:t>
      </w:r>
      <w:r>
        <w:t xml:space="preserve">ИП </w:t>
      </w:r>
      <w:r>
        <w:t xml:space="preserve">Титова Юлия Владимировна</w:t>
      </w:r>
      <w:r>
        <w:t xml:space="preserve">, ИНН </w:t>
      </w:r>
      <w:r>
        <w:t xml:space="preserve">139186322520</w:t>
      </w:r>
      <w:r>
        <w:t xml:space="preserve">, именуемая в дальнейшем «Принципал»,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4/12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</w:t>
      </w:r>
      <w:r>
        <w:t xml:space="preserve">Агент представляет Принципалу отчёт по мере исполнения поручения, но не реже одного раза в месяц.</w:t>
      </w:r>
    </w:p>
    <w:p>
      <w:r>
        <w:t xml:space="preserve">1.3. </w:t>
      </w:r>
      <w:r>
        <w:t xml:space="preserve">Агентское вознаграждение: </w:t>
      </w:r>
      <w:r>
        <w:t xml:space="preserve">20 (двадцать) процентов за каждый день просрочки</w:t>
      </w:r>
      <w:r>
        <w:t xml:space="preserve">. Вознаграждение исчисляется от суммы заключённых сделок.</w:t>
      </w:r>
    </w:p>
    <w:p>
      <w:r>
        <w:t xml:space="preserve">1.4. </w:t>
      </w:r>
      <w:r>
        <w:t xml:space="preserve">Принципал обязан возместить Агенту расходы, понесённые при исполнении поручения.</w:t>
      </w:r>
    </w:p>
    <w:p>
      <w:r>
        <w:t xml:space="preserve">1.5. </w:t>
      </w:r>
      <w:r>
        <w:t xml:space="preserve">Партия сопровождается накладной формы ТОРГ-12 № </w:t>
      </w:r>
      <w:r>
        <w:t xml:space="preserve">048246638</w:t>
      </w:r>
      <w:r>
        <w:t xml:space="preserve">. Позиция учитывается в каталоге поставщика под номером </w:t>
      </w:r>
      <w:r>
        <w:t xml:space="preserve">046026989</w:t>
      </w:r>
      <w:r>
        <w:t xml:space="preserve">. Серийный номер агрегата — </w:t>
      </w:r>
      <w:r>
        <w:t xml:space="preserve">040187519</w:t>
      </w:r>
      <w:r>
        <w:t xml:space="preserve">.</w:t>
      </w:r>
    </w:p>
    <w:p>
      <w:r>
        <w:t xml:space="preserve">1.6. </w:t>
      </w:r>
      <w:r>
        <w:t xml:space="preserve">Целевые средства перечисляются по коду цели </w:t>
      </w:r>
      <w:r>
        <w:t xml:space="preserve">044585997</w:t>
      </w:r>
      <w:r>
        <w:t xml:space="preserve"> согласно приказу Минфина России № 157н. </w:t>
      </w:r>
      <w:r>
        <w:t xml:space="preserve">БИК будет сообщён дополнительно, номер заявки — </w:t>
      </w:r>
      <w:r>
        <w:t xml:space="preserve">048334404</w:t>
      </w:r>
      <w:r>
        <w:t xml:space="preserve">.</w:t>
      </w:r>
    </w:p>
    <w:p>
      <w:r>
        <w:t xml:space="preserve">1.7. </w:t>
      </w:r>
      <w:r>
        <w:t xml:space="preserve">Расчёты за коммунальные услуги ведутся по лицевому счёту абонента </w:t>
      </w:r>
      <w:r>
        <w:t xml:space="preserve">85597611549</w:t>
      </w:r>
      <w:r>
        <w:t xml:space="preserve">. Приложение к настоящему разделу зарегистрировано за номером </w:t>
      </w:r>
      <w:r>
        <w:t xml:space="preserve">88955203688</w:t>
      </w:r>
      <w:r>
        <w:t xml:space="preserve">. Заводской номер прибора учёта — </w:t>
      </w:r>
      <w:r>
        <w:t xml:space="preserve">80517094753</w:t>
      </w:r>
      <w:r>
        <w:t xml:space="preserve">.</w:t>
      </w:r>
    </w:p>
    <w:p>
      <w:r>
        <w:t xml:space="preserve">1.8. </w:t>
      </w:r>
      <w:r>
        <w:t xml:space="preserve">Сведения внесены в реестр за номером </w:t>
      </w:r>
      <w:r>
        <w:t xml:space="preserve">83725058101</w:t>
      </w:r>
      <w:r>
        <w:t xml:space="preserve"> в порядке статьи 434 Гражданского кодекса Российской Федерации. Исходящий номер уведомления — </w:t>
      </w:r>
      <w:r>
        <w:t xml:space="preserve">80028581594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95 000,81 (девяносто пять тысяч) ₽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2.2. Налог: </w:t>
      </w:r>
      <w:r>
        <w:t xml:space="preserve">12% от стоимости неоплаченных работ</w:t>
      </w:r>
      <w:r>
        <w:t xml:space="preserve">.</w:t>
      </w:r>
    </w:p>
    <w:p>
      <w:r>
        <w:t xml:space="preserve">2.3. Срок оплаты — </w:t>
      </w:r>
      <w:r>
        <w:t xml:space="preserve">не позднее 07.05.2026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RM-8311-34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50 15 572940</w:t>
      </w:r>
      <w:r>
        <w:t xml:space="preserve">. К партии приложен паспорт изделия № </w:t>
      </w:r>
      <w:r>
        <w:t xml:space="preserve">88 17 564522</w:t>
      </w:r>
      <w:r>
        <w:t xml:space="preserve">. Оборудование поставляется с паспортом транспортного средства № </w:t>
      </w:r>
      <w:r>
        <w:t xml:space="preserve">66 24 910435</w:t>
      </w:r>
      <w:r>
        <w:t xml:space="preserve">. Приёмка производится согласно техническому паспорту </w:t>
      </w:r>
      <w:r>
        <w:t xml:space="preserve">12 21 451791</w:t>
      </w:r>
      <w:r>
        <w:t xml:space="preserve">. СНИЛС не указан, номер заказа </w:t>
      </w:r>
      <w:r>
        <w:t xml:space="preserve">354-686-142 69</w:t>
      </w:r>
      <w:r>
        <w:t xml:space="preserve">. Дата рождения не проставлена, документ выдан </w:t>
      </w:r>
      <w:r>
        <w:t xml:space="preserve">15.08.2023</w:t>
      </w:r>
      <w:r>
        <w:t xml:space="preserve">. Код подразделения, см. артикул </w:t>
      </w:r>
      <w:r>
        <w:t xml:space="preserve">058-497</w:t>
      </w:r>
      <w:r>
        <w:t xml:space="preserve">. Цена —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4602991787065</w:t>
      </w:r>
      <w:r>
        <w:t xml:space="preserve">. Код контрагента по ОКПО — </w:t>
      </w:r>
      <w:r>
        <w:t xml:space="preserve">7375569286</w:t>
      </w:r>
      <w:r>
        <w:t xml:space="preserve">. Оборудование учтено под инвентарным номером </w:t>
      </w:r>
      <w:r>
        <w:t xml:space="preserve">040593886</w:t>
      </w:r>
      <w:r>
        <w:t xml:space="preserve">, складской позиции присвоен номер </w:t>
      </w:r>
      <w:r>
        <w:t xml:space="preserve">703882483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18210101011011000166</w:t>
      </w:r>
      <w:r>
        <w:t xml:space="preserve">. ИНН не присвоен, регистрационный № </w:t>
      </w:r>
      <w:r>
        <w:t xml:space="preserve">7323600680</w:t>
      </w:r>
      <w:r>
        <w:t xml:space="preserve">. ИНН не присвоен, платёжный документ № </w:t>
      </w:r>
      <w:r>
        <w:t xml:space="preserve">292673324305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14 %</w:t>
      </w:r>
      <w:r>
        <w:t xml:space="preserve">. Товар подлежит хранению </w:t>
      </w:r>
      <w:r>
        <w:t xml:space="preserve">в течение 48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6508645945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15.12.2023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7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620014, г. Екатеринбург, просп. Ленинградская, д. 39, кв. 78</w:t>
      </w:r>
      <w:r>
        <w:t xml:space="preserve">.</w:t>
      </w:r>
    </w:p>
    <w:p>
      <w:r>
        <w:t xml:space="preserve">3.2. Уведомления направляются </w:t>
      </w:r>
      <w:r>
        <w:t xml:space="preserve">Титовой Юлии Владимировне</w:t>
      </w:r>
      <w:r>
        <w:t xml:space="preserve"> по телефону </w:t>
      </w:r>
      <w:r>
        <w:t xml:space="preserve">+7 (846) 302-75-18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3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3.4. </w:t>
      </w:r>
      <w:r>
        <w:t xml:space="preserve">Финансирование ведётся за счёт средств бюджета, КБК </w:t>
      </w:r>
      <w:r>
        <w:t xml:space="preserve">18276995266177270420</w:t>
      </w:r>
      <w:r>
        <w:t xml:space="preserve">. Прибор учёта (счётчик) № </w:t>
      </w:r>
      <w:r>
        <w:t xml:space="preserve">39206389852252323319</w:t>
      </w:r>
      <w:r>
        <w:t xml:space="preserve">.</w:t>
      </w:r>
    </w:p>
    <w:p>
      <w:r>
        <w:t xml:space="preserve">3.5. </w:t>
      </w:r>
      <w:r>
        <w:t xml:space="preserve">Счёт на оплату содержит УИН </w:t>
      </w:r>
      <w:r>
        <w:t xml:space="preserve">18209712576062497204</w:t>
      </w:r>
      <w:r>
        <w:t xml:space="preserve">. Номер счёта-проформы — </w:t>
      </w:r>
      <w:r>
        <w:t xml:space="preserve">77092576505040950316</w:t>
      </w:r>
      <w:r>
        <w:t xml:space="preserve">. Очерёдность списания со счёта определяется статьёй 855 Гражданского кодекса Российской Федерации, код вида дохода — </w:t>
      </w:r>
      <w:r>
        <w:t xml:space="preserve">18210952896398993784</w:t>
      </w:r>
      <w:r>
        <w:t xml:space="preserve">.</w:t>
      </w:r>
    </w:p>
    <w:p>
      <w:r>
        <w:t xml:space="preserve">3.6. </w:t>
      </w:r>
      <w:r>
        <w:t xml:space="preserve">ИНН иностранному контрагенту не присваивается, номер в торговом реестре </w:t>
      </w:r>
      <w:r>
        <w:t xml:space="preserve">8718496594</w:t>
      </w:r>
      <w:r>
        <w:t xml:space="preserve">. ИНН см. в приложении; спецификация № </w:t>
      </w:r>
      <w:r>
        <w:t xml:space="preserve">0126511447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3403539770</w:t>
      </w:r>
      <w:r>
        <w:t xml:space="preserve">.</w:t>
      </w:r>
    </w:p>
    <w:p>
      <w:r>
        <w:t xml:space="preserve">3.7. </w:t>
      </w:r>
      <w:r>
        <w:t xml:space="preserve">Партии присвоен номер прослеживаемости </w:t>
      </w:r>
      <w:r>
        <w:t xml:space="preserve">5381121154</w:t>
      </w:r>
      <w:r>
        <w:t xml:space="preserve">. Содержание примеси не превышает </w:t>
      </w:r>
      <w:r>
        <w:t xml:space="preserve">1,4 %</w:t>
      </w:r>
      <w:r>
        <w:t xml:space="preserve">. Погрешность измерения прибора — не более </w:t>
      </w:r>
      <w:r>
        <w:t xml:space="preserve">0,1 %</w:t>
      </w:r>
      <w:r>
        <w:t xml:space="preserve">. Станок имеет заводской номер </w:t>
      </w:r>
      <w:r>
        <w:t xml:space="preserve">1235008338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1/300 ключевой ставки ЦБ РФ годовых</w:t>
      </w:r>
      <w:r>
        <w:t xml:space="preserve">. Предельный размер ответственности: </w:t>
      </w:r>
      <w:r>
        <w:t xml:space="preserve">1/150 ключевой ставки ЦБ РФ от общей суммы счета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тридцати шести месяцев с момента поступления денежных средств на расчетный счет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позднее 15.03.2025</w:t>
      </w:r>
      <w:r>
        <w:t xml:space="preserve">.</w:t>
      </w:r>
    </w:p>
    <w:p>
      <w:r>
        <w:t xml:space="preserve">4.6. </w:t>
      </w:r>
      <w:r>
        <w:t xml:space="preserve">ИНН физического лица не указан; номер лицевого счёта абонента — </w:t>
      </w:r>
      <w:r>
        <w:t xml:space="preserve">519397100953</w:t>
      </w:r>
      <w:r>
        <w:t xml:space="preserve">. ИНН см. приложение; номенклатурный код — </w:t>
      </w:r>
      <w:r>
        <w:t xml:space="preserve">147710851818</w:t>
      </w:r>
      <w:r>
        <w:t xml:space="preserve">. Обработка ИНН ведётся по статье 86 Налогового кодекса Российской Федерации, запрос № </w:t>
      </w:r>
      <w:r>
        <w:t xml:space="preserve">256711574266</w:t>
      </w:r>
      <w:r>
        <w:t xml:space="preserve">.</w:t>
      </w:r>
    </w:p>
    <w:p>
      <w:r>
        <w:t xml:space="preserve">4.7. </w:t>
      </w:r>
      <w:r>
        <w:t xml:space="preserve">Накладной на партию присвоен номер </w:t>
      </w:r>
      <w:r>
        <w:t xml:space="preserve">808833310698</w:t>
      </w:r>
      <w:r>
        <w:t xml:space="preserve">. Заводской номер контрольного модуля — </w:t>
      </w:r>
      <w:r>
        <w:t xml:space="preserve">759680232319</w:t>
      </w:r>
      <w:r>
        <w:t xml:space="preserve">. Уклон монтируемой кровли составляет </w:t>
      </w:r>
      <w:r>
        <w:t xml:space="preserve">3 %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в уставном капитале установлена законом и составляет </w:t>
      </w:r>
      <w:r>
        <w:t xml:space="preserve">20 %</w:t>
      </w:r>
      <w:r>
        <w:t xml:space="preserve"> в силу Федерального закона об иностранных инвестициях. В приложении № 3 указана допустимая доля брака — </w:t>
      </w:r>
      <w:r>
        <w:t xml:space="preserve">1,3 %</w:t>
      </w:r>
      <w:r>
        <w:t xml:space="preserve">.</w:t>
      </w:r>
    </w:p>
    <w:p>
      <w:r>
        <w:t xml:space="preserve">4.9. </w:t>
      </w:r>
      <w:r>
        <w:t xml:space="preserve">Товар имеет срок годности </w:t>
      </w:r>
      <w:r>
        <w:t xml:space="preserve">в течение 18 месяцев</w:t>
      </w:r>
      <w:r>
        <w:t xml:space="preserve"> с даты изготовления. Бетонная смесь выдерживается </w:t>
      </w:r>
      <w:r>
        <w:t xml:space="preserve">в течение 72 часов</w:t>
      </w:r>
      <w:r>
        <w:t xml:space="preserve"> без доступа влаги.</w:t>
      </w:r>
    </w:p>
    <w:p>
      <w:r>
        <w:t xml:space="preserve">4.10. </w:t>
      </w:r>
      <w:r>
        <w:t xml:space="preserve">Претензии по качеству работ предъявляются </w:t>
      </w:r>
      <w:r>
        <w:t xml:space="preserve">в течение одного года</w:t>
      </w:r>
      <w:r>
        <w:t xml:space="preserve"> в силу статьи 725 Гражданского кодекса Российской Федерации. Поставщик работает на рынке </w:t>
      </w:r>
      <w:r>
        <w:t xml:space="preserve">в течение 8 лет</w:t>
      </w:r>
      <w:r>
        <w:t xml:space="preserve">. Отчётный период оканчивается </w:t>
      </w:r>
      <w:r>
        <w:t xml:space="preserve">не позднее 12.05.2025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в течение 1</w:t>
      </w:r>
      <w:r>
        <w:t xml:space="preserve">4 (Четырнадцати) рабочих дней с момента заключения контракта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15/20</w:t>
      </w:r>
      <w:r>
        <w:t xml:space="preserve">23-А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3</w:t>
      </w:r>
      <w:r>
        <w:t xml:space="preserve">34 000 (Триста тридцать четыре тысячи) рублей 50 копеек</w:t>
      </w:r>
      <w:r>
        <w:t xml:space="preserve">.</w:t>
      </w:r>
    </w:p>
    <w:p>
      <w:r>
        <w:t xml:space="preserve">9.4. Контрольная запись: </w:t>
      </w:r>
      <w:r>
        <w:t xml:space="preserve">1/130 ключевой⁠ ставки ЦБ РФ от общей сум⁠мы счета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Прежняя редакция пункта: </w:t>
      </w:r>
      <w:del w:id="1" w:author="Юрист" w:date="2024-01-01T00:00:00Z">
        <w:r>
          <w:delText xml:space="preserve">1 234 567 (Один миллион двести тридцать четыре тысячи пятьсот шестьдесят семь) рублей 13 копеек</w:delText>
        </w:r>
      </w:del>
      <w:r>
        <w:t xml:space="preserve">утратила силу.</w:t>
      </w:r>
    </w:p>
    <w:p>
      <w:r>
        <w:rPr>
          <w:b/>
        </w:rPr>
        <w:t xml:space="preserve">6. ОСОБЫЕ УСЛОВИЯ ОТДЕЛЬНЫХ ВИДОВ ДАННЫХ</w:t>
      </w:r>
    </w:p>
    <w:p>
      <w:r>
        <w:t xml:space="preserve">6.1. Стороны ранее заключили </w:t>
      </w:r>
      <w:r>
        <w:t xml:space="preserve">договор возмездного оказания услуг</w:t>
      </w:r>
      <w:r>
        <w:t xml:space="preserve"> на сопоставимых условиях.</w:t>
      </w:r>
    </w:p>
    <w:p>
      <w:r>
        <w:t xml:space="preserve">6.2. Прочие условия: </w:t>
      </w:r>
      <w:r>
        <w:t xml:space="preserve">поставка товара осуществляется партиями по заявкам</w:t>
      </w:r>
      <w:r>
        <w:t xml:space="preserve">.</w:t>
      </w:r>
    </w:p>
    <w:p>
      <w:r>
        <w:t xml:space="preserve">6.3. Работы выполняются на основании ранее заключённого Договора № </w:t>
      </w:r>
      <w:r>
        <w:t xml:space="preserve">01Ф-00034/16-124Д</w:t>
      </w:r>
      <w:r>
        <w:t xml:space="preserve"> между теми же сторонами.</w:t>
      </w:r>
    </w:p>
    <w:p>
      <w:r>
        <w:t xml:space="preserve">6.4. Первичные документы: </w:t>
      </w:r>
      <w:r>
        <w:t xml:space="preserve">лицензия Л035-01298-77/00123456 Рособрнадзора</w:t>
      </w:r>
      <w:r>
        <w:t xml:space="preserve">.</w:t>
      </w:r>
    </w:p>
    <w:p>
      <w:r>
        <w:t xml:space="preserve">6.5. Паспорт гражданина Российской Федерации выдан </w:t>
      </w:r>
      <w:r>
        <w:t xml:space="preserve">ТП № 2 ОУФМС России по Московской обл.</w:t>
      </w:r>
      <w:r>
        <w:t xml:space="preserve">, паспорт предъявлен при подписании.</w:t>
      </w:r>
    </w:p>
    <w:p>
      <w:r>
        <w:t xml:space="preserve">6.6. Сопутствующие сведения: </w:t>
      </w:r>
      <w:r>
        <w:t xml:space="preserve">лицензия выдана Федеральной службой по надзору в сфере образования</w:t>
      </w:r>
      <w:r>
        <w:t xml:space="preserve">.</w:t>
      </w:r>
    </w:p>
    <w:p>
      <w:r>
        <w:t xml:space="preserve">6.7. Запись о государственной регистрации внесена регистрирующим органом: </w:t>
      </w:r>
      <w:r>
        <w:t xml:space="preserve">Инспекция ФНС России № 24 по г. Москве</w:t>
      </w:r>
      <w:r>
        <w:t xml:space="preserve">.</w:t>
      </w:r>
    </w:p>
    <w:p>
      <w:r>
        <w:t xml:space="preserve">6.8. Общие сведения о регистрации: </w:t>
      </w:r>
      <w:r>
        <w:t xml:space="preserve">выписка из Единого государственного реестра юридических лиц</w:t>
      </w:r>
      <w:r>
        <w:t xml:space="preserve">.</w:t>
      </w:r>
    </w:p>
    <w:p>
      <w:r>
        <w:t xml:space="preserve">6.9. Запись о лицензии внесена в реестр за регистрационным номером </w:t>
      </w:r>
      <w:r>
        <w:t xml:space="preserve">144625873</w:t>
      </w:r>
      <w:r>
        <w:t xml:space="preserve">.</w:t>
      </w:r>
    </w:p>
    <w:p>
      <w:r>
        <w:t xml:space="preserve">6.10. Внутренний учёт ведётся отдельно: </w:t>
      </w:r>
      <w:r>
        <w:t xml:space="preserve">номер заявки 987654321</w:t>
      </w:r>
      <w:r>
        <w:t xml:space="preserve">.</w:t>
      </w:r>
    </w:p>
    <w:p>
      <w:r>
        <w:t xml:space="preserve">6.11. Полномочия представителя подтверждены доверенностью, реестровый номер </w:t>
      </w:r>
      <w:r>
        <w:t xml:space="preserve">50/121-н/50-2023-4-88</w:t>
      </w:r>
      <w:r>
        <w:t xml:space="preserve">.</w:t>
      </w:r>
    </w:p>
    <w:p>
      <w:r>
        <w:t xml:space="preserve">6.12. Для сопоставления в учёте указывается: </w:t>
      </w:r>
      <w:r>
        <w:t xml:space="preserve">срок действия 12/2024-06/2025</w:t>
      </w:r>
      <w:r>
        <w:t xml:space="preserve">.</w:t>
      </w:r>
    </w:p>
    <w:p>
      <w:r>
        <w:t xml:space="preserve">6.13. Решение принято большинством в </w:t>
      </w:r>
      <w:r>
        <w:t xml:space="preserve">25,5 % голосов от общего числа</w:t>
      </w:r>
      <w:r>
        <w:t xml:space="preserve"> от общего числа голосов членов совета директоров.</w:t>
      </w:r>
    </w:p>
    <w:p>
      <w:r>
        <w:t xml:space="preserve">6.14. Кворум определяется уставом: </w:t>
      </w:r>
      <w:r>
        <w:t xml:space="preserve">большинством голосов присутствующих участников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АО «Василёк»</w:t>
            </w:r>
          </w:p>
          <w:p>
            <w:r>
              <w:t xml:space="preserve">Юридический адрес: </w:t>
            </w:r>
            <w:r>
              <w:t xml:space="preserve">614000, г. Пермь, бул. Пушкина, д. 56, кв. 1</w:t>
            </w:r>
          </w:p>
          <w:p>
            <w:r>
              <w:t xml:space="preserve">ИНН </w:t>
            </w:r>
            <w:r>
              <w:t xml:space="preserve">5038429165</w:t>
            </w:r>
            <w:r>
              <w:t xml:space="preserve"> КПП </w:t>
            </w:r>
            <w:r>
              <w:t xml:space="preserve">148640003</w:t>
            </w:r>
          </w:p>
          <w:p>
            <w:r>
              <w:t xml:space="preserve">ОГРН </w:t>
            </w:r>
            <w:r>
              <w:t xml:space="preserve">1404004411964</w:t>
            </w:r>
          </w:p>
          <w:p>
            <w:r>
              <w:t xml:space="preserve">р/с </w:t>
            </w:r>
            <w:r>
              <w:t xml:space="preserve">40702810707675561869</w:t>
            </w:r>
            <w:r>
              <w:t xml:space="preserve"> в ПАО «Промсвязьбанк»</w:t>
            </w:r>
          </w:p>
          <w:p>
            <w:r>
              <w:t xml:space="preserve">к/с </w:t>
            </w:r>
            <w:r>
              <w:t xml:space="preserve">30101810400000000555</w:t>
            </w:r>
            <w:r>
              <w:t xml:space="preserve">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(846) 174-34-85</w:t>
            </w:r>
          </w:p>
          <w:p>
            <w:r>
              <w:t xml:space="preserve">E-mail: </w:t>
            </w:r>
            <w:r>
              <w:t xml:space="preserve">ivanova@gmail.com</w:t>
            </w:r>
          </w:p>
          <w:p/>
          <w:p>
            <w:r>
              <w:t xml:space="preserve">Управляющий ______________ </w:t>
            </w:r>
            <w:r>
              <w:t xml:space="preserve">О. О. Иванова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Титова Юлия Владимировна</w:t>
            </w:r>
          </w:p>
          <w:p>
            <w:r>
              <w:t xml:space="preserve">Адрес регистрации: </w:t>
            </w:r>
            <w:r>
              <w:t xml:space="preserve">143400, г. Красногорск, бул. Промышленная, д. 90, кв. 180</w:t>
            </w:r>
          </w:p>
          <w:p>
            <w:r>
              <w:t xml:space="preserve">ИНН </w:t>
            </w:r>
            <w:r>
              <w:t xml:space="preserve">139186322520</w:t>
            </w:r>
            <w:r>
              <w:t xml:space="preserve"> ОГРНИП </w:t>
            </w:r>
            <w:r>
              <w:t xml:space="preserve">310180875952308</w:t>
            </w:r>
          </w:p>
          <w:p>
            <w:r>
              <w:t xml:space="preserve">р/с </w:t>
            </w:r>
            <w:r>
              <w:t xml:space="preserve">40802810561077715603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(383) 855-14-74</w:t>
            </w:r>
          </w:p>
          <w:p>
            <w:r>
              <w:t xml:space="preserve">E-mail: </w:t>
            </w:r>
            <w:r>
              <w:t xml:space="preserve">titova@inbox.ru</w:t>
            </w:r>
          </w:p>
          <w:p/>
          <w:p>
            <w:r>
              <w:t xml:space="preserve">ИП ______________ </w:t>
            </w:r>
            <w:r>
              <w:t xml:space="preserve">Титова Ю. В.</w:t>
            </w:r>
          </w:p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Иванова О. О.</w:t>
      </w:r>
      <w:r>
        <w:t xml:space="preserve">/</w:t>
      </w:r>
    </w:p>
    <w:p>
      <w:r>
        <w:t xml:space="preserve">Принципал: _______________ /</w:t>
      </w:r>
      <w:r>
        <w:t xml:space="preserve">Титова Ю. В.</w:t>
      </w:r>
      <w:r>
        <w:t xml:space="preserve">/</w:t>
      </w:r>
    </w:p>
    <w:sectPr>
      <w:headerReference w:type="default" r:id="rIdH"/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Виноградов Д. В.</w:t>
    </w:r>
    <w:r>
      <w:t xml:space="preserve">, тел. </w:t>
    </w:r>
    <w:r>
      <w:t xml:space="preserve">8(383)1694022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АО «Василёк» · </w:t>
    </w:r>
    <w:r>
      <w:t xml:space="preserve">+7 (812) 617-90-21</w:t>
    </w:r>
    <w:r>
      <w:t xml:space="preserve"> · </w:t>
    </w:r>
    <w:r>
      <w:t xml:space="preserve">ivanova@corp-tehno.ru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