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16/2023-А</w:t>
      </w:r>
    </w:p>
    <w:p/>
    <w:p>
      <w:r>
        <w:t xml:space="preserve">г. Самара</w:t>
      </w:r>
      <w:r>
        <w:t xml:space="preserve">     </w:t>
      </w:r>
      <w:r>
        <w:t xml:space="preserve">«02» августа 2023 г.</w:t>
      </w:r>
    </w:p>
    <w:p/>
    <w:p>
      <w:r>
        <w:t xml:space="preserve">ПАО «Ромашка-Плюс»</w:t>
      </w:r>
      <w:r>
        <w:t xml:space="preserve">, именуемое в дальнейшем «Продавец», в лице управляющего </w:t>
      </w:r>
      <w:r>
        <w:t xml:space="preserve">Киселёва Петра Николаевича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Сидоров Роман Егорович</w:t>
      </w:r>
      <w:r>
        <w:t xml:space="preserve">, </w:t>
      </w:r>
      <w:r>
        <w:t xml:space="preserve">паспорт </w:t>
      </w:r>
      <w:r>
        <w:t xml:space="preserve">37 17 718343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19.01.2003</w:t>
      </w:r>
      <w:r>
        <w:t xml:space="preserve">, код подразделения </w:t>
      </w:r>
      <w:r>
        <w:t xml:space="preserve">507-161</w:t>
      </w:r>
      <w:r>
        <w:t xml:space="preserve">, именуемый в дальнейшем «Покупатель»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67047/906-сс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</w:t>
      </w:r>
      <w:r>
        <w:t xml:space="preserve">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</w:t>
      </w:r>
      <w:r>
        <w:t xml:space="preserve">Право собственности переходит к Покупателю с момента государственной регистрации перехода права.</w:t>
      </w:r>
    </w:p>
    <w:p>
      <w:r>
        <w:t xml:space="preserve">1.4. </w:t>
      </w:r>
      <w:r>
        <w:t xml:space="preserve">Расчёты производятся через аккредитив, открываемый Покупателем. Сумма аккредитива: </w:t>
      </w:r>
      <w:r>
        <w:t xml:space="preserve">Семьдесят девять миллионов восемьсот тысяч рублей</w:t>
      </w:r>
      <w:r>
        <w:t xml:space="preserve">, в т.ч. НДС </w:t>
      </w:r>
      <w:r>
        <w:t xml:space="preserve">18%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70 200 000 руб. 00 копеек</w:t>
      </w:r>
      <w:r>
        <w:t xml:space="preserve">, НДС не облагается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не позднее 11.09.2026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RM-9611-48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не более 576 000 (Пятисот семидесяти шести тысяч) рублей 0 коп.</w:t>
      </w:r>
      <w:r>
        <w:t xml:space="preserve">, НДС не облагается, т.к. применяется УСН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143400, г. Красногорск, бул. Пушкина, д. 80, кв. 141</w:t>
      </w:r>
      <w:r>
        <w:t xml:space="preserve">.</w:t>
      </w:r>
    </w:p>
    <w:p>
      <w:r>
        <w:t xml:space="preserve">3.2. Уведомления направляются </w:t>
      </w:r>
      <w:r>
        <w:t xml:space="preserve">Сидорову Роману Егоровичу</w:t>
      </w:r>
      <w:r>
        <w:t xml:space="preserve"> по телефону </w:t>
      </w:r>
      <w:r>
        <w:t xml:space="preserve">+7 (495) 928-22-73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3 (Трёх) месяцев с момента подписания 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1/150 ключевой ставки ЦБ РФ от общей суммы счета</w:t>
      </w:r>
      <w:r>
        <w:t xml:space="preserve">, но не более </w:t>
      </w:r>
      <w:r>
        <w:t xml:space="preserve">15% от цены Договора</w:t>
      </w:r>
      <w:r>
        <w:t xml:space="preserve">. Предельный размер ответственности: </w:t>
      </w:r>
      <w:r>
        <w:t xml:space="preserve">0,2 (двух десятых) процента за каждый день просрочки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5 дней с момента поступления денежных средств на расчетный счет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четырнадцати календарных дней с момента заключения контракта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28.06.20</w:t>
      </w:r>
      <w:r>
        <w:t xml:space="preserve">25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6</w:t>
      </w:r>
      <w:r>
        <w:t xml:space="preserve">8/13</w:t>
      </w:r>
      <w:r>
        <w:t xml:space="preserve">.</w:t>
      </w:r>
    </w:p>
    <w:p>
      <w:r>
        <w:t xml:space="preserve">9.4. Контрольная запись: </w:t>
      </w:r>
      <w:r>
        <w:t xml:space="preserve">118 0 02 рубля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Прежняя редакция пункта: </w:t>
      </w:r>
      <w:del w:id="1" w:author="Юрист" w:date="2024-01-01T00:00:00Z">
        <w:r>
          <w:delText xml:space="preserve">1 234 567 (Один миллион двести тридцать четыре тысячи пятьсот шестьдесят семь) рублей 13 копеек</w:delText>
        </w:r>
      </w:del>
      <w:r>
        <w:t xml:space="preserve">утратила силу.</w:t>
      </w:r>
    </w:p>
    <w:p>
      <w:r>
        <w:t xml:space="preserve">11.2. Ответственный (умный тег): </w:t>
      </w:r>
      <w:smartTag w:uri="urn:schemas-microsoft-com:office:smarttags" w:element="PersonName">
        <w:r>
          <w:t xml:space="preserve">Михайлов Алексей Дмитриевич</w:t>
        </w:r>
      </w:smartTag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ПАО «Ромашка-Плюс»</w:t>
            </w:r>
          </w:p>
          <w:p>
            <w:r>
              <w:t xml:space="preserve">Юридический адрес: </w:t>
            </w:r>
            <w:r>
              <w:t xml:space="preserve">603000, г. Нижний Новгород, проезд Кирова, д. 90, кв. 14</w:t>
            </w:r>
          </w:p>
          <w:p>
            <w:r>
              <w:t xml:space="preserve">Почтовый адрес: </w:t>
            </w:r>
            <w:r>
              <w:t xml:space="preserve">170100, г. Тверь, ул. Заречная, д. 72, кв. 100</w:t>
            </w:r>
          </w:p>
          <w:p>
            <w:r>
              <w:t xml:space="preserve">ИНН </w:t>
            </w:r>
            <w:r>
              <w:t xml:space="preserve">4144047864</w:t>
            </w:r>
            <w:r>
              <w:t xml:space="preserve"> КПП </w:t>
            </w:r>
            <w:r>
              <w:t xml:space="preserve">886075350</w:t>
            </w:r>
          </w:p>
          <w:p>
            <w:r>
              <w:t xml:space="preserve">ОГРН </w:t>
            </w:r>
            <w:r>
              <w:t xml:space="preserve">1488717174725</w:t>
            </w:r>
          </w:p>
          <w:p>
            <w:r>
              <w:t xml:space="preserve">р/с </w:t>
            </w:r>
            <w:r>
              <w:t xml:space="preserve">40702810581273429226</w:t>
            </w:r>
            <w:r>
              <w:t xml:space="preserve"> в Филиал «Центральный» ПАО «Совкомбанк»</w:t>
            </w:r>
          </w:p>
          <w:p>
            <w:r>
              <w:t xml:space="preserve">к/с </w:t>
            </w:r>
            <w:r>
              <w:t xml:space="preserve">30101810445250000360</w:t>
            </w:r>
            <w:r>
              <w:t xml:space="preserve">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(495) 734-52-59</w:t>
            </w:r>
          </w:p>
          <w:p>
            <w:r>
              <w:t xml:space="preserve">E-mail: </w:t>
            </w:r>
            <w:r>
              <w:t xml:space="preserve">kiselev@mail.ru</w:t>
            </w:r>
          </w:p>
          <w:p/>
          <w:p>
            <w:r>
              <w:t xml:space="preserve">Директор ______________ </w:t>
            </w:r>
            <w:r>
              <w:t xml:space="preserve">П. Н. Киселёв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Сидоров Роман Егорович</w:t>
            </w:r>
          </w:p>
          <w:p>
            <w:r>
              <w:t xml:space="preserve">Дата рождения: </w:t>
            </w:r>
            <w:r>
              <w:t xml:space="preserve">21.05.1977</w:t>
            </w:r>
          </w:p>
          <w:p>
            <w:r>
              <w:t xml:space="preserve">Адрес регистрации: </w:t>
            </w:r>
            <w:r>
              <w:t xml:space="preserve">190000, г. Санкт-Петербург, наб. Советская, д. 38, кв. 147</w:t>
            </w:r>
          </w:p>
          <w:p>
            <w:r>
              <w:t xml:space="preserve">Паспорт </w:t>
            </w:r>
            <w:r>
              <w:t xml:space="preserve">37 17 718343</w:t>
            </w:r>
            <w:r>
              <w:t xml:space="preserve">, выдан ТП № 2 ОУФМС России по Московской обл. 19.01.2003</w:t>
            </w:r>
            <w:r>
              <w:t xml:space="preserve">, код подразделения </w:t>
            </w:r>
            <w:r>
              <w:t xml:space="preserve">507-161</w:t>
            </w:r>
          </w:p>
          <w:p>
            <w:r>
              <w:t xml:space="preserve">СНИЛС </w:t>
            </w:r>
            <w:r>
              <w:t xml:space="preserve">846-601-127 99</w:t>
            </w:r>
            <w:r>
              <w:t xml:space="preserve"> ИНН </w:t>
            </w:r>
            <w:r>
              <w:t xml:space="preserve">408093816517</w:t>
            </w:r>
          </w:p>
          <w:p>
            <w:r>
              <w:t xml:space="preserve">Тел.: </w:t>
            </w:r>
            <w:r>
              <w:t xml:space="preserve">+7 (499) 662-99-36</w:t>
            </w:r>
          </w:p>
          <w:p>
            <w:r>
              <w:t xml:space="preserve">E-mail: </w:t>
            </w:r>
            <w:r>
              <w:t xml:space="preserve">sidorov@mail.ru</w:t>
            </w:r>
          </w:p>
          <w:p/>
          <w:p>
            <w:r>
              <w:t xml:space="preserve">______________ </w:t>
            </w:r>
            <w:r>
              <w:t xml:space="preserve">Сидоров Р. Е.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Киселёв П. Н.</w:t>
      </w:r>
      <w:r>
        <w:t xml:space="preserve">/</w:t>
      </w:r>
    </w:p>
    <w:p>
      <w:r>
        <w:t xml:space="preserve">Покупатель: _______________ /</w:t>
      </w:r>
      <w:r>
        <w:t xml:space="preserve">Сидоров Роман Егорович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