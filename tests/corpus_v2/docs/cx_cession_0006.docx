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УСТУПКИ ПРАВА ТРЕБОВАНИЯ (ЦЕССИИ)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10Ф-60435/21-339Д</w:t>
      </w:r>
    </w:p>
    <w:p/>
    <w:p>
      <w:r>
        <w:t xml:space="preserve">г. Казань</w:t>
      </w:r>
      <w:r>
        <w:t xml:space="preserve">     </w:t>
      </w:r>
      <w:r>
        <w:t xml:space="preserve">28 сентября 2023 г.</w:t>
      </w:r>
    </w:p>
    <w:p/>
    <w:p>
      <w:r>
        <w:t xml:space="preserve">ПАО «ПромСнаб»</w:t>
      </w:r>
      <w:r>
        <w:t xml:space="preserve">, именуемое в дальнейшем «Цедент», в лице управляющего </w:t>
      </w:r>
      <w:r>
        <w:t xml:space="preserve">Морозовой Ирины Владимировны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АО «Аквилон»</w:t>
      </w:r>
      <w:r>
        <w:t xml:space="preserve">, именуемое в дальнейшем «Цессионарий», в лице управляющего </w:t>
      </w:r>
      <w:r>
        <w:t xml:space="preserve">Зайцева Олега Андреевича</w:t>
      </w:r>
      <w:r>
        <w:t xml:space="preserve">, действующего на основании </w:t>
      </w:r>
      <w:r>
        <w:t xml:space="preserve">Устава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7/17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Цедент уступает, а Цессионарий принимает право требования к должнику, возникшее из договора поставки.</w:t>
      </w:r>
    </w:p>
    <w:p>
      <w:r>
        <w:t xml:space="preserve">1.2. </w:t>
      </w:r>
      <w:r>
        <w:t xml:space="preserve">Цедент обязан передать Цессионарию все документы, удостоверяющие уступаемое право требования.</w:t>
      </w:r>
    </w:p>
    <w:p>
      <w:r>
        <w:t xml:space="preserve">1.3. </w:t>
      </w:r>
      <w:r>
        <w:t xml:space="preserve">Уступка права требования является возмездной. Цена уступаемого права: </w:t>
      </w:r>
      <w:r>
        <w:t xml:space="preserve">Семьдесят миллионов четыреста тысяч два рубля</w:t>
      </w:r>
      <w:r>
        <w:t xml:space="preserve">, </w:t>
      </w:r>
      <w:r>
        <w:t xml:space="preserve">Без НДС</w:t>
      </w:r>
      <w:r>
        <w:t xml:space="preserve">.</w:t>
      </w:r>
    </w:p>
    <w:p>
      <w:r>
        <w:t xml:space="preserve">1.4. </w:t>
      </w:r>
      <w:r>
        <w:t xml:space="preserve">Цедент отвечает за недействительность переданного требования, но не отвечает за неисполнение обязательства должником.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97 000 000,49 (девяносто семь миллионов) ₽</w:t>
      </w:r>
      <w:r>
        <w:t xml:space="preserve">, в т.ч. НДС </w:t>
      </w:r>
      <w:r>
        <w:t xml:space="preserve">18%</w:t>
      </w:r>
      <w:r>
        <w:t xml:space="preserve">.</w:t>
      </w:r>
    </w:p>
    <w:p>
      <w:r>
        <w:t xml:space="preserve">2.2. Налог: </w:t>
      </w:r>
      <w:r>
        <w:t xml:space="preserve">1/300 ключевой ставки ЦБ РФ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10 (Десяти) банковских дней с момента заключения контракта</w:t>
      </w:r>
      <w:r>
        <w:t xml:space="preserve">.</w:t>
      </w:r>
    </w:p>
    <w:p>
      <w:r>
        <w:t xml:space="preserve">2.4. Порядок выборки: </w:t>
      </w:r>
      <w:r>
        <w:t xml:space="preserve">график выдачи траншей</w:t>
      </w:r>
      <w:r>
        <w:t xml:space="preserve"> определяется приложением к Договору.</w:t>
      </w:r>
    </w:p>
    <w:p>
      <w:r>
        <w:t xml:space="preserve">2.5.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RM-7012-94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проезд Кутузовский, д. 75, кв. 112</w:t>
      </w:r>
      <w:r>
        <w:t xml:space="preserve">.</w:t>
      </w:r>
    </w:p>
    <w:p>
      <w:r>
        <w:t xml:space="preserve">3.2. Контактное лицо со стороны Цессионарий — </w:t>
      </w:r>
      <w:r>
        <w:t xml:space="preserve">Зайцева Олега Андреевича</w:t>
      </w:r>
      <w:r>
        <w:t xml:space="preserve">, тел. </w:t>
      </w:r>
      <w:r>
        <w:t xml:space="preserve">+7 (812) 215-85-50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01.01.2025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20 (двадцать) процентов за каждый день просрочки</w:t>
      </w:r>
      <w:r>
        <w:t xml:space="preserve">. Предельный размер ответственности: </w:t>
      </w:r>
      <w:r>
        <w:t xml:space="preserve">9%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45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трех месяцев с момента поступления денежных средств на расчетный счет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1/3</w:t>
      </w:r>
      <w:r>
        <w:t xml:space="preserve">00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21.04.20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56</w:t>
      </w:r>
      <w:r>
        <w:t xml:space="preserve">866/442-сс</w:t>
      </w:r>
      <w:r>
        <w:t xml:space="preserve">.</w:t>
      </w:r>
    </w:p>
    <w:p>
      <w:r>
        <w:t xml:space="preserve">9.4. Контрольная запись: </w:t>
      </w:r>
      <w:r>
        <w:t xml:space="preserve">5 970 0О0 (Пять миллионов девятьсот семьдесят тысяч) рублей 50 копеек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не более 8 570 000,2 (Восьми миллионов пятисот семидесяти тысяч) рублей</w:t>
        </w:r>
      </w:ins>
      <w:ins w:id="2" w:author="Юрист" w:date="2024-01-01T00:00:00Z">
        <w:r>
          <w:t xml:space="preserve">, НДС не облагается, т.к. применяется УСН</w:t>
        </w:r>
      </w:ins>
      <w:r>
        <w:t xml:space="preserve">.</w:t>
      </w:r>
    </w:p>
    <w:p>
      <w:r>
        <w:t xml:space="preserve">11.2. Срок (элемент формы): </w:t>
      </w:r>
      <w:sdt>
        <w:sdtPr>
          <w:alias w:val="Поле формы"/>
          <w:tag w:val="v2"/>
          <w:id w:val="3"/>
          <w:text/>
        </w:sdtPr>
        <w:sdtContent>
          <w:r>
            <w:t xml:space="preserve">в течение 5 (Пяти) рабочих дней с момента заключения контракта</w:t>
          </w:r>
        </w:sdtContent>
      </w:sdt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Цедент:</w:t>
            </w:r>
          </w:p>
          <w:p>
            <w:r>
              <w:t xml:space="preserve">ПАО «ПромСнаб»</w:t>
            </w:r>
          </w:p>
          <w:p>
            <w:r>
              <w:t xml:space="preserve">Юридический адрес: </w:t>
            </w:r>
            <w:r>
              <w:t xml:space="preserve">394000, г. Воронеж, просп. Космонавтов, д. 53, кв. 141</w:t>
            </w:r>
          </w:p>
          <w:p>
            <w:r>
              <w:t xml:space="preserve">ИНН </w:t>
            </w:r>
            <w:r>
              <w:t xml:space="preserve">2719553093</w:t>
            </w:r>
            <w:r>
              <w:t xml:space="preserve"> КПП </w:t>
            </w:r>
            <w:r>
              <w:t xml:space="preserve">172239792</w:t>
            </w:r>
          </w:p>
          <w:p>
            <w:r>
              <w:t xml:space="preserve">ОГРН </w:t>
            </w:r>
            <w:r>
              <w:t xml:space="preserve">1057143141736</w:t>
            </w:r>
          </w:p>
          <w:p>
            <w:r>
              <w:t xml:space="preserve">р/с </w:t>
            </w:r>
            <w:r>
              <w:t xml:space="preserve">40702810896580444697</w:t>
            </w:r>
            <w:r>
              <w:t xml:space="preserve"> в АО «Тинькофф Банк»</w:t>
            </w:r>
          </w:p>
          <w:p>
            <w:r>
              <w:t xml:space="preserve">к/с </w:t>
            </w:r>
            <w:r>
              <w:t xml:space="preserve">30101810145250000974</w:t>
            </w:r>
            <w:r>
              <w:t xml:space="preserve"> БИК </w:t>
            </w:r>
            <w:r>
              <w:t xml:space="preserve">044525974</w:t>
            </w:r>
          </w:p>
          <w:p>
            <w:r>
              <w:t xml:space="preserve">Тел.: </w:t>
            </w:r>
            <w:r>
              <w:t xml:space="preserve">+7 (843) 666-86-30</w:t>
            </w:r>
          </w:p>
          <w:p>
            <w:r>
              <w:t xml:space="preserve">E-mail: </w:t>
            </w:r>
            <w:r>
              <w:t xml:space="preserve">morozova@gmail.com</w:t>
            </w:r>
          </w:p>
          <w:p/>
          <w:p>
            <w:r>
              <w:t xml:space="preserve">Директор ______________ </w:t>
            </w:r>
            <w:r>
              <w:t xml:space="preserve">И. В. Морозова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Цессионарий:</w:t>
            </w:r>
          </w:p>
          <w:p>
            <w:r>
              <w:t xml:space="preserve">АО «Аквилон»</w:t>
            </w:r>
          </w:p>
          <w:p>
            <w:r>
              <w:t xml:space="preserve">Юридический адрес: </w:t>
            </w:r>
            <w:r>
              <w:t xml:space="preserve">420111, г. Казань, наб. Ленина, д. 67, кв. 160</w:t>
            </w:r>
          </w:p>
          <w:p>
            <w:r>
              <w:t xml:space="preserve">ИНН </w:t>
            </w:r>
            <w:r>
              <w:t xml:space="preserve">4859397828</w:t>
            </w:r>
            <w:r>
              <w:t xml:space="preserve"> КПП </w:t>
            </w:r>
            <w:r>
              <w:t xml:space="preserve">156268009</w:t>
            </w:r>
          </w:p>
          <w:p>
            <w:r>
              <w:t xml:space="preserve">ОГРН </w:t>
            </w:r>
            <w:r>
              <w:t xml:space="preserve">1700327137730</w:t>
            </w:r>
          </w:p>
          <w:p>
            <w:r>
              <w:t xml:space="preserve">р/с </w:t>
            </w:r>
            <w:r>
              <w:t xml:space="preserve">40702810352324675780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(846) 483-70-63</w:t>
            </w:r>
          </w:p>
          <w:p>
            <w:r>
              <w:t xml:space="preserve">E-mail: </w:t>
            </w:r>
            <w:r>
              <w:t xml:space="preserve">zaycev@inbox.ru</w:t>
            </w:r>
          </w:p>
          <w:p/>
          <w:p>
            <w:r>
              <w:t xml:space="preserve">Директор ______________ </w:t>
            </w:r>
            <w:r>
              <w:t xml:space="preserve">О. А. Зайцев</w:t>
            </w:r>
          </w:p>
        </w:tc>
      </w:tr>
    </w:tbl>
    <w:p/>
    <w:p>
      <w:r>
        <w:t xml:space="preserve">Подписи сторон:</w:t>
      </w:r>
    </w:p>
    <w:p>
      <w:r>
        <w:t xml:space="preserve">Цедент: _______________ /</w:t>
      </w:r>
      <w:r>
        <w:t xml:space="preserve">Морозова И. В.</w:t>
      </w:r>
      <w:r>
        <w:t xml:space="preserve">/</w:t>
      </w:r>
    </w:p>
    <w:p>
      <w:r>
        <w:t xml:space="preserve">Цессионарий: _______________ /</w:t>
      </w:r>
      <w:r>
        <w:t xml:space="preserve">Зайцев О. А.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