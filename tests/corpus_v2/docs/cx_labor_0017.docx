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161/2023-П</w:t>
      </w:r>
    </w:p>
    <w:p/>
    <w:p>
      <w:r>
        <w:t xml:space="preserve">г. Сергиев Посад</w:t>
      </w:r>
      <w:r>
        <w:t xml:space="preserve">     </w:t>
      </w:r>
      <w:r>
        <w:t xml:space="preserve">«15» сентября 2024 г.</w:t>
      </w:r>
    </w:p>
    <w:p/>
    <w:p>
      <w:r>
        <w:t xml:space="preserve">АО «ПромСнаб»</w:t>
      </w:r>
      <w:r>
        <w:t xml:space="preserve">, именуемое в дальнейшем «Работодатель», в лице исполнительного директора </w:t>
      </w:r>
      <w:r>
        <w:t xml:space="preserve">Титовой Елены Павловны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Зайцева В. В.</w:t>
      </w:r>
      <w:r>
        <w:t xml:space="preserve">, ИНН </w:t>
      </w:r>
      <w:r>
        <w:t xml:space="preserve">455613879368</w:t>
      </w:r>
      <w:r>
        <w:t xml:space="preserve">, именуемая в дальнейшем «Работник»,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85/2023-К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70 000 RUB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в течение 15 банковских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300 000 руб.</w:t>
      </w:r>
      <w:r>
        <w:t xml:space="preserve">.</w:t>
      </w:r>
    </w:p>
    <w:p>
      <w:r>
        <w:t xml:space="preserve">2.2. Налог: </w:t>
      </w:r>
      <w:r>
        <w:t xml:space="preserve">0,1 (одной десятой)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5 рабочих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RM-8787-74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500 000 рублей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630099, г. Новосибирск, пер. Кирова, д. 6, кв. 177</w:t>
      </w:r>
      <w:r>
        <w:t xml:space="preserve">.</w:t>
      </w:r>
    </w:p>
    <w:p>
      <w:r>
        <w:t xml:space="preserve">3.2. Уведомления направляются </w:t>
      </w:r>
      <w:r>
        <w:t xml:space="preserve">Зайцевой Вере Владимировне</w:t>
      </w:r>
      <w:r>
        <w:t xml:space="preserve"> по телефону </w:t>
      </w:r>
      <w:r>
        <w:t xml:space="preserve">+7 (843) 869-89-69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рабочих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0,1% за каждый день просрочки</w:t>
      </w:r>
      <w:r>
        <w:t xml:space="preserve">. Предельный размер ответственности: </w:t>
      </w:r>
      <w:r>
        <w:t xml:space="preserve">0,1% от стоимости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90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10 рабочих дней с момента поступления денежных средств на расчетный счет</w:t>
      </w:r>
      <w:r>
        <w:t xml:space="preserve">.</w:t>
      </w:r>
    </w:p>
    <w:p/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включая НДС </w:t>
        </w:r>
      </w:ins>
      <w:ins w:id="2" w:author="Юрист" w:date="2024-01-01T00:00:00Z">
        <w:r>
          <w:t xml:space="preserve">20%</w:t>
        </w:r>
      </w:ins>
      <w:ins w:id="3" w:author="Юрист" w:date="2024-01-01T00:00:00Z">
        <w:r>
          <w:t xml:space="preserve"> в размере </w:t>
        </w:r>
      </w:ins>
      <w:ins w:id="4" w:author="Юрист" w:date="2024-01-01T00:00:00Z">
        <w:r>
          <w:t xml:space="preserve">11 562 (Одиннадцать тысяч пятьсот шестьдесят два) рубля</w:t>
        </w:r>
      </w:ins>
      <w:r>
        <w:t xml:space="preserve">.</w:t>
      </w:r>
    </w:p>
    <w:p>
      <w:r>
        <w:t xml:space="preserve">11.2.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3 рабочих дня</w:t>
      </w:r>
      <w:r>
        <w:fldChar w:fldCharType="end"/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АО «ПромСнаб»</w:t>
            </w:r>
          </w:p>
          <w:p>
            <w:r>
              <w:t xml:space="preserve">Юридический адрес: </w:t>
            </w:r>
            <w:r>
              <w:t xml:space="preserve">620014, г. Екатеринбург, проезд Строителей, д. 87, кв. 133</w:t>
            </w:r>
          </w:p>
          <w:p>
            <w:r>
              <w:t xml:space="preserve">ИНН </w:t>
            </w:r>
            <w:r>
              <w:t xml:space="preserve">1570787984</w:t>
            </w:r>
            <w:r>
              <w:t xml:space="preserve"> КПП </w:t>
            </w:r>
            <w:r>
              <w:t xml:space="preserve">747979176</w:t>
            </w:r>
          </w:p>
          <w:p>
            <w:r>
              <w:t xml:space="preserve">ОГРН </w:t>
            </w:r>
            <w:r>
              <w:t xml:space="preserve">1972194555551</w:t>
            </w:r>
          </w:p>
          <w:p>
            <w:r>
              <w:t xml:space="preserve">р/с </w:t>
            </w:r>
            <w:r>
              <w:t xml:space="preserve">40702810754395407233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163-35-71</w:t>
            </w:r>
          </w:p>
          <w:p>
            <w:r>
              <w:t xml:space="preserve">E-mail: </w:t>
            </w:r>
            <w:r>
              <w:t xml:space="preserve">titova@list.ru</w:t>
            </w:r>
          </w:p>
          <w:p/>
          <w:p>
            <w:r>
              <w:t xml:space="preserve">Управляющий ______________ </w:t>
            </w:r>
            <w:r>
              <w:t xml:space="preserve">Е. П. Титова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Индивидуальный предприниматель </w:t>
            </w:r>
            <w:r>
              <w:t xml:space="preserve">Зайцева Вера Владимировна</w:t>
            </w:r>
          </w:p>
          <w:p>
            <w:r>
              <w:t xml:space="preserve">Адрес регистрации: </w:t>
            </w:r>
            <w:r>
              <w:t xml:space="preserve">614000, г. Пермь, бул. Октябрьская, д. 17, кв. 79</w:t>
            </w:r>
          </w:p>
          <w:p>
            <w:r>
              <w:t xml:space="preserve">ИНН </w:t>
            </w:r>
            <w:r>
              <w:t xml:space="preserve">455613879368</w:t>
            </w:r>
            <w:r>
              <w:t xml:space="preserve"> ОГРНИП </w:t>
            </w:r>
            <w:r>
              <w:t xml:space="preserve">323494114658761</w:t>
            </w:r>
          </w:p>
          <w:p>
            <w:r>
              <w:t xml:space="preserve">р/с </w:t>
            </w:r>
            <w:r>
              <w:t xml:space="preserve">40802810732272606337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(846) 568-45-51</w:t>
            </w:r>
          </w:p>
          <w:p>
            <w:r>
              <w:t xml:space="preserve">E-mail: </w:t>
            </w:r>
            <w:r>
              <w:t xml:space="preserve">zayceva@bk.ru</w:t>
            </w:r>
          </w:p>
          <w:p/>
          <w:p>
            <w:r>
              <w:t xml:space="preserve">ИП ______________ </w:t>
            </w:r>
            <w:r>
              <w:t xml:space="preserve">Зайцева В. В.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Титова Е. П.</w:t>
      </w:r>
      <w:r>
        <w:t xml:space="preserve">/</w:t>
      </w:r>
    </w:p>
    <w:p>
      <w:r>
        <w:t xml:space="preserve">Работник: _______________ /</w:t>
      </w:r>
      <w:r>
        <w:t xml:space="preserve">Зайцева В. В.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