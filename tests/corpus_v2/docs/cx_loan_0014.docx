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4/21</w:t>
      </w:r>
    </w:p>
    <w:p/>
    <w:p>
      <w:r>
        <w:t xml:space="preserve">г. Пермь</w:t>
      </w:r>
      <w:r>
        <w:t xml:space="preserve">     </w:t>
      </w:r>
      <w:r>
        <w:t xml:space="preserve">10 декабря 2023 г.</w:t>
      </w:r>
    </w:p>
    <w:p/>
    <w:p>
      <w:r>
        <w:t xml:space="preserve">ИП </w:t>
      </w:r>
      <w:r>
        <w:t xml:space="preserve">Новикова Людмила Юрьевна</w:t>
      </w:r>
      <w:r>
        <w:t xml:space="preserve">, ИНН </w:t>
      </w:r>
      <w:r>
        <w:t xml:space="preserve">990606340511</w:t>
      </w:r>
      <w:r>
        <w:t xml:space="preserve">, именуемая в дальнейшем «Займодавец»,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Волкова Татьяна Олеговна</w:t>
      </w:r>
      <w:r>
        <w:t xml:space="preserve">, </w:t>
      </w:r>
      <w:r>
        <w:t xml:space="preserve">паспорт </w:t>
      </w:r>
      <w:r>
        <w:t xml:space="preserve">04 10 545816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01.04.2019</w:t>
      </w:r>
      <w:r>
        <w:t xml:space="preserve">, код подразделения </w:t>
      </w:r>
      <w:r>
        <w:t xml:space="preserve">129-757</w:t>
      </w:r>
      <w:r>
        <w:t xml:space="preserve">, именуемая в дальнейшем «Заёмщик»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16018/694-сс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</w:t>
      </w:r>
      <w:r>
        <w:t xml:space="preserve">Сумма займа: </w:t>
      </w:r>
      <w:r>
        <w:t xml:space="preserve">687 000 (Шестьсот восемьдесят семь тысяч) руб. 00 копеек</w:t>
      </w:r>
      <w:r>
        <w:t xml:space="preserve">, в т.ч. НДС </w:t>
      </w:r>
      <w:r>
        <w:t xml:space="preserve">18%</w:t>
      </w:r>
      <w:r>
        <w:t xml:space="preserve">. Заём считается возвращённым в момент зачисления денежных средств на счёт Займодавца.</w:t>
      </w:r>
    </w:p>
    <w:p>
      <w:r>
        <w:t xml:space="preserve">1.3. </w:t>
      </w:r>
      <w:r>
        <w:t xml:space="preserve">Ставка за пользование займом: </w:t>
      </w:r>
      <w:r>
        <w:t xml:space="preserve">15 (пятнадцать) процентов от цены Договора</w:t>
      </w:r>
      <w:r>
        <w:t xml:space="preserve">, но не более </w:t>
      </w:r>
      <w:r>
        <w:t xml:space="preserve">15 (пятнадцать) процентов от цены Договора</w:t>
      </w:r>
      <w:r>
        <w:t xml:space="preserve">.</w:t>
      </w:r>
    </w:p>
    <w:p>
      <w:r>
        <w:t xml:space="preserve">1.4. </w:t>
      </w:r>
      <w:r>
        <w:t xml:space="preserve">Выдача займа производится траншами; </w:t>
      </w:r>
      <w:r>
        <w:t xml:space="preserve">размер каждого транша</w:t>
      </w:r>
      <w:r>
        <w:t xml:space="preserve"> согласуется Сторонами дополнительно.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годовых</w:t>
      </w:r>
      <w:r>
        <w:t xml:space="preserve">.</w:t>
      </w:r>
    </w:p>
    <w:p>
      <w:r>
        <w:t xml:space="preserve">2.3. Срок оплаты — </w:t>
      </w:r>
      <w:r>
        <w:t xml:space="preserve">в течение семи дней с момента выставления счета</w:t>
      </w:r>
      <w:r>
        <w:t xml:space="preserve">.</w:t>
      </w:r>
    </w:p>
    <w:p>
      <w:r>
        <w:t xml:space="preserve">2.4. Порядок выборки: </w:t>
      </w:r>
      <w:r>
        <w:t xml:space="preserve">количество траншей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RM-6238-83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97 14 977735</w:t>
      </w:r>
      <w:r>
        <w:t xml:space="preserve">. К партии приложен паспорт изделия № </w:t>
      </w:r>
      <w:r>
        <w:t xml:space="preserve">82 20 032826</w:t>
      </w:r>
      <w:r>
        <w:t xml:space="preserve">. Оборудование поставляется с паспортом транспортного средства № </w:t>
      </w:r>
      <w:r>
        <w:t xml:space="preserve">95 21 925058</w:t>
      </w:r>
      <w:r>
        <w:t xml:space="preserve">. Приёмка производится согласно техническому паспорту </w:t>
      </w:r>
      <w:r>
        <w:t xml:space="preserve">15 21 290159</w:t>
      </w:r>
      <w:r>
        <w:t xml:space="preserve">. СНИЛС не указан, номер заказа </w:t>
      </w:r>
      <w:r>
        <w:t xml:space="preserve">803-598-866 26</w:t>
      </w:r>
      <w:r>
        <w:t xml:space="preserve">. Дата рождения не проставлена, документ выдан </w:t>
      </w:r>
      <w:r>
        <w:t xml:space="preserve">04.05.2021</w:t>
      </w:r>
      <w:r>
        <w:t xml:space="preserve">. Код подразделения, см. артикул </w:t>
      </w:r>
      <w:r>
        <w:t xml:space="preserve">297-934</w:t>
      </w:r>
      <w:r>
        <w:t xml:space="preserve">. Цена — </w:t>
      </w:r>
      <w:r>
        <w:t xml:space="preserve">554 000,91 (Пятьсот пятьдесят четыре тысячи) ₽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2.6. </w:t>
      </w:r>
      <w:r>
        <w:t xml:space="preserve">Товар маркирован штрихкодом </w:t>
      </w:r>
      <w:r>
        <w:t xml:space="preserve">4600326803519</w:t>
      </w:r>
      <w:r>
        <w:t xml:space="preserve">. Код контрагента по ОКПО — </w:t>
      </w:r>
      <w:r>
        <w:t xml:space="preserve">9558988227</w:t>
      </w:r>
      <w:r>
        <w:t xml:space="preserve">. Оборудование учтено под инвентарным номером </w:t>
      </w:r>
      <w:r>
        <w:t xml:space="preserve">046782096</w:t>
      </w:r>
      <w:r>
        <w:t xml:space="preserve">, складской позиции присвоен номер </w:t>
      </w:r>
      <w:r>
        <w:t xml:space="preserve">487072247</w:t>
      </w:r>
      <w:r>
        <w:t xml:space="preserve">.</w:t>
      </w:r>
    </w:p>
    <w:p>
      <w:r>
        <w:t xml:space="preserve">2.7. </w:t>
      </w:r>
      <w:r>
        <w:t xml:space="preserve">Оплата по счёту-фактуре на КБК </w:t>
      </w:r>
      <w:r>
        <w:t xml:space="preserve">18210101011011000116</w:t>
      </w:r>
      <w:r>
        <w:t xml:space="preserve">. ИНН не присвоен, регистрационный № </w:t>
      </w:r>
      <w:r>
        <w:t xml:space="preserve">0960651515</w:t>
      </w:r>
      <w:r>
        <w:t xml:space="preserve">. ИНН не присвоен, платёжный документ № </w:t>
      </w:r>
      <w:r>
        <w:t xml:space="preserve">043111616883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2.8. </w:t>
      </w:r>
      <w:r>
        <w:t xml:space="preserve">Массовая доля влаги в товаре — </w:t>
      </w:r>
      <w:r>
        <w:t xml:space="preserve">не более 14 %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9747829906</w:t>
            </w:r>
          </w:p>
        </w:tc>
      </w:tr>
    </w:tbl>
    <w:p>
      <w:r>
        <w:t xml:space="preserve">2.9.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2.10. </w:t>
      </w:r>
      <w:r>
        <w:t xml:space="preserve">Полномочия подтверждаются свидетельством о рождении, выдано </w:t>
      </w:r>
      <w:r>
        <w:t xml:space="preserve">02.11.2019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9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2.11.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394000, г. Воронеж, бул. Космонавтов, д. 18, кв. 197</w:t>
      </w:r>
      <w:r>
        <w:t xml:space="preserve">.</w:t>
      </w:r>
    </w:p>
    <w:p>
      <w:r>
        <w:t xml:space="preserve">3.2. Уведомления направляются </w:t>
      </w:r>
      <w:r>
        <w:t xml:space="preserve">Волковой Татьяне Олеговне</w:t>
      </w:r>
      <w:r>
        <w:t xml:space="preserve"> по телефону </w:t>
      </w:r>
      <w:r>
        <w:t xml:space="preserve">+7 (812) 795-46-53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6 месяцев со дня предъявления требования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0,5 процента годовых</w:t>
      </w:r>
      <w:r>
        <w:t xml:space="preserve">. Предельный размер ответственности: </w:t>
      </w:r>
      <w:r>
        <w:t xml:space="preserve">1/300 ключевой ставки ЦБ РФ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трех рабочих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5 (Пяти) банковских дней с момента выставления счета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50 ключевой ставки ЦБ РФ от стоимости неоплаченных работ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24.11.20</w:t>
      </w:r>
      <w:r>
        <w:t xml:space="preserve">25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96/20</w:t>
      </w:r>
      <w:r>
        <w:t xml:space="preserve">25-С</w:t>
      </w:r>
      <w:r>
        <w:t xml:space="preserve">.</w:t>
      </w:r>
    </w:p>
    <w:p>
      <w:r>
        <w:t xml:space="preserve">9.4. Контрольная запись: </w:t>
      </w:r>
      <w:r>
        <w:t xml:space="preserve">174</w:t>
        <w:br/>
        <w:t xml:space="preserve">0000,6 (один миллион семьсот сорок тысяч) RUB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Цена с учётом протокола разногласий: </w:t>
      </w:r>
      <w:ins w:id="1" w:author="Юрист" w:date="2024-01-01T00:00:00Z">
        <w:r>
          <w:t xml:space="preserve">Шестьдесят миллионов девятьсот тысяч рублей</w:t>
        </w:r>
      </w:ins>
      <w:ins w:id="2" w:author="Юрист" w:date="2024-01-01T00:00:00Z">
        <w:r>
          <w:t xml:space="preserve">, в т.ч. НДС </w:t>
        </w:r>
      </w:ins>
      <w:ins w:id="3" w:author="Юрист" w:date="2024-01-01T00:00:00Z">
        <w:r>
          <w:t xml:space="preserve">18%</w:t>
        </w:r>
      </w:ins>
      <w:r>
        <w:t xml:space="preserve">.</w:t>
      </w:r>
    </w:p>
    <w:p>
      <w:r>
        <w:t xml:space="preserve">11.2. Срок (элемент формы): </w:t>
      </w:r>
      <w:sdt>
        <w:sdtPr>
          <w:alias w:val="Поле формы"/>
          <w:tag w:val="v2"/>
          <w:id w:val="4"/>
          <w:text/>
        </w:sdtPr>
        <w:sdtContent>
          <w:r>
            <w:t xml:space="preserve">в течение 36 (Тридцати шести) месяцев с момента подписания акта</w:t>
          </w:r>
        </w:sdtContent>
      </w:sdt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Индивидуальный предприниматель </w:t>
            </w:r>
            <w:r>
              <w:t xml:space="preserve">Новикова Людмила Юрьевна</w:t>
            </w:r>
          </w:p>
          <w:p>
            <w:r>
              <w:t xml:space="preserve">Адрес регистрации: </w:t>
            </w:r>
            <w:r>
              <w:t xml:space="preserve">190000, г. Санкт-Петербург, пер. Лесная, д. 7, кв. 117</w:t>
            </w:r>
          </w:p>
          <w:p>
            <w:r>
              <w:t xml:space="preserve">ИНН </w:t>
            </w:r>
            <w:r>
              <w:t xml:space="preserve">990606340511</w:t>
            </w:r>
            <w:r>
              <w:t xml:space="preserve"> ОГРНИП </w:t>
            </w:r>
            <w:r>
              <w:t xml:space="preserve">319751344265536</w:t>
            </w:r>
          </w:p>
          <w:p>
            <w:r>
              <w:t xml:space="preserve">р/с </w:t>
            </w:r>
            <w:r>
              <w:t xml:space="preserve">40802810712616167821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(499) 124-72-28</w:t>
            </w:r>
          </w:p>
          <w:p>
            <w:r>
              <w:t xml:space="preserve">E-mail: </w:t>
            </w:r>
            <w:r>
              <w:t xml:space="preserve">novikova@mail.ru</w:t>
            </w:r>
          </w:p>
          <w:p/>
          <w:p>
            <w:r>
              <w:t xml:space="preserve">ИП ______________ </w:t>
            </w:r>
            <w:r>
              <w:t xml:space="preserve">Новикова Л. Ю.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Волкова Татьяна Олеговна</w:t>
            </w:r>
          </w:p>
          <w:p>
            <w:r>
              <w:t xml:space="preserve">Дата рождения: </w:t>
            </w:r>
            <w:r>
              <w:t xml:space="preserve">10.12.1968</w:t>
            </w:r>
          </w:p>
          <w:p>
            <w:r>
              <w:t xml:space="preserve">Адрес регистрации: </w:t>
            </w:r>
            <w:r>
              <w:t xml:space="preserve">344002, г. Ростов-на-Дону, проезд Заречная, д. 45, кв. 130</w:t>
            </w:r>
          </w:p>
          <w:p>
            <w:r>
              <w:t xml:space="preserve">Паспорт </w:t>
            </w:r>
            <w:r>
              <w:t xml:space="preserve">04 10 545816</w:t>
            </w:r>
            <w:r>
              <w:t xml:space="preserve">, выдан ОУФМС России по Тверской области в Заволжском р-не 01.04.2019</w:t>
            </w:r>
            <w:r>
              <w:t xml:space="preserve">, код подразделения </w:t>
            </w:r>
            <w:r>
              <w:t xml:space="preserve">129-757</w:t>
            </w:r>
          </w:p>
          <w:p>
            <w:r>
              <w:t xml:space="preserve">СНИЛС </w:t>
            </w:r>
            <w:r>
              <w:t xml:space="preserve">776-144-254 21</w:t>
            </w:r>
            <w:r>
              <w:t xml:space="preserve"> ИНН </w:t>
            </w:r>
            <w:r>
              <w:t xml:space="preserve">857781544671</w:t>
            </w:r>
          </w:p>
          <w:p>
            <w:r>
              <w:t xml:space="preserve">Тел.: </w:t>
            </w:r>
            <w:r>
              <w:t xml:space="preserve">+7 (499) 105-43-61</w:t>
            </w:r>
          </w:p>
          <w:p>
            <w:r>
              <w:t xml:space="preserve">E-mail: </w:t>
            </w:r>
            <w:r>
              <w:t xml:space="preserve">volkova@yandex.ru</w:t>
            </w:r>
          </w:p>
          <w:p/>
          <w:p>
            <w:r>
              <w:t xml:space="preserve">______________ </w:t>
            </w:r>
            <w:r>
              <w:t xml:space="preserve">Волкова Т. О.</w:t>
            </w:r>
          </w:p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Новикова Л. Ю.</w:t>
      </w:r>
      <w:r>
        <w:t xml:space="preserve">/</w:t>
      </w:r>
    </w:p>
    <w:p>
      <w:r>
        <w:t xml:space="preserve">Заёмщик: _______________ /</w:t>
      </w:r>
      <w:r>
        <w:t xml:space="preserve">Волкова Татьяна Олеговна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