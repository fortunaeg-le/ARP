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82Ф-70786/13-938Д</w:t>
      </w:r>
    </w:p>
    <w:p/>
    <w:p>
      <w:r>
        <w:t xml:space="preserve">г. Воронеж</w:t>
      </w:r>
      <w:r>
        <w:t xml:space="preserve">     </w:t>
      </w:r>
      <w:r>
        <w:t xml:space="preserve">01.08.2023 г.</w:t>
      </w:r>
    </w:p>
    <w:p/>
    <w:p>
      <w:r>
        <w:t xml:space="preserve">ООО «Титан»</w:t>
      </w:r>
      <w:r>
        <w:t xml:space="preserve">, именуемое в дальнейшем «Подрядчик», в лице исполнительного директора </w:t>
      </w:r>
      <w:r>
        <w:t xml:space="preserve">Титовой Натальи Олеговны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Макаров Сергей Павлович</w:t>
      </w:r>
      <w:r>
        <w:t xml:space="preserve">, ИНН </w:t>
      </w:r>
      <w:r>
        <w:t xml:space="preserve">707681869544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39009/156-сс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</w:t>
      </w:r>
      <w:r>
        <w:t xml:space="preserve">Работы выполняются иждивением Подрядчика — из его материалов, его силами и средствами.</w:t>
      </w:r>
    </w:p>
    <w:p>
      <w:r>
        <w:t xml:space="preserve">1.3. </w:t>
      </w:r>
      <w:r>
        <w:t xml:space="preserve">Сдача результата работ оформляется актом по форме КС-2 и справкой по форме КС-3.</w:t>
      </w:r>
    </w:p>
    <w:p>
      <w:r>
        <w:t xml:space="preserve">1.4. </w:t>
      </w:r>
      <w:r>
        <w:t xml:space="preserve">Гарантийный срок на результат работ — </w:t>
      </w:r>
      <w:r>
        <w:t xml:space="preserve">в течение 5 (Пяти) дней с момента подписания акта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Шестьсот восемьдесят три тысячи два рубля 0 коп.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2.2. Налог: </w:t>
      </w:r>
      <w:r>
        <w:t xml:space="preserve">1/300 ключевой ставки ЦБ РФ от стоимости неоплаченных работ</w:t>
      </w:r>
      <w:r>
        <w:t xml:space="preserve">.</w:t>
      </w:r>
    </w:p>
    <w:p>
      <w:r>
        <w:t xml:space="preserve">2.3. Срок оплаты — </w:t>
      </w:r>
      <w:r>
        <w:t xml:space="preserve">не позднее 27.08.2025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RM-7669-73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95 03 255559</w:t>
      </w:r>
      <w:r>
        <w:t xml:space="preserve">. К партии приложен паспорт изделия № </w:t>
      </w:r>
      <w:r>
        <w:t xml:space="preserve">46 19 774014</w:t>
      </w:r>
      <w:r>
        <w:t xml:space="preserve">. Оборудование поставляется с паспортом транспортного средства № </w:t>
      </w:r>
      <w:r>
        <w:t xml:space="preserve">69 13 680559</w:t>
      </w:r>
      <w:r>
        <w:t xml:space="preserve">. Приёмка производится согласно техническому паспорту </w:t>
      </w:r>
      <w:r>
        <w:t xml:space="preserve">05 23 822892</w:t>
      </w:r>
      <w:r>
        <w:t xml:space="preserve">. СНИЛС не указан, номер заказа </w:t>
      </w:r>
      <w:r>
        <w:t xml:space="preserve">172-964-092 67</w:t>
      </w:r>
      <w:r>
        <w:t xml:space="preserve">. Дата рождения не проставлена, документ выдан </w:t>
      </w:r>
      <w:r>
        <w:t xml:space="preserve">01.04.2015</w:t>
      </w:r>
      <w:r>
        <w:t xml:space="preserve">. Код подразделения, см. артикул </w:t>
      </w:r>
      <w:r>
        <w:t xml:space="preserve">149-640</w:t>
      </w:r>
      <w:r>
        <w:t xml:space="preserve">. Цена —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4607695732662</w:t>
      </w:r>
      <w:r>
        <w:t xml:space="preserve">. Код контрагента по ОКПО — </w:t>
      </w:r>
      <w:r>
        <w:t xml:space="preserve">0063874771</w:t>
      </w:r>
      <w:r>
        <w:t xml:space="preserve">. Оборудование учтено под инвентарным номером </w:t>
      </w:r>
      <w:r>
        <w:t xml:space="preserve">044720495</w:t>
      </w:r>
      <w:r>
        <w:t xml:space="preserve">, складской позиции присвоен номер </w:t>
      </w:r>
      <w:r>
        <w:t xml:space="preserve">390470382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18210101011011000133</w:t>
      </w:r>
      <w:r>
        <w:t xml:space="preserve">. ИНН не присвоен, регистрационный № </w:t>
      </w:r>
      <w:r>
        <w:t xml:space="preserve">4497218531</w:t>
      </w:r>
      <w:r>
        <w:t xml:space="preserve">. ИНН не присвоен, платёжный документ № </w:t>
      </w:r>
      <w:r>
        <w:t xml:space="preserve">777568768208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11 %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3537636576</w:t>
            </w:r>
          </w:p>
        </w:tc>
      </w:tr>
    </w:tbl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190000, г. Санкт-Петербург, наб. Мира, д. 29, кв. 136</w:t>
      </w:r>
      <w:r>
        <w:t xml:space="preserve">.</w:t>
      </w:r>
    </w:p>
    <w:p>
      <w:r>
        <w:t xml:space="preserve">3.2. Уведомления направляются </w:t>
      </w:r>
      <w:r>
        <w:t xml:space="preserve">Макарову Сергею Павловичу</w:t>
      </w:r>
      <w:r>
        <w:t xml:space="preserve"> по телефону </w:t>
      </w:r>
      <w:r>
        <w:t xml:space="preserve">+7 (843) 518-57-71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трех рабочих дней с момента поступления денежных средств на расчетный счет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0,01 процента от общей суммы счета</w:t>
      </w:r>
      <w:r>
        <w:t xml:space="preserve">. Предельный размер ответственности: </w:t>
      </w:r>
      <w:r>
        <w:t xml:space="preserve">0,05 (пять сотых процента) % за каждый день просрочки</w:t>
      </w:r>
      <w:r>
        <w:t xml:space="preserve">, но не более </w:t>
      </w:r>
      <w:r>
        <w:t xml:space="preserve">15 (пятнадцать) процентов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14 (Четырнадцати) банковских дней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двадцати четырех месяцев с даты подписания Сторонами акта сдачи-приемки оказанных услуг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</w:t>
      </w:r>
      <w:r>
        <w:t xml:space="preserve">8% от цены Договора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в течение 3</w:t>
      </w:r>
      <w:r>
        <w:t xml:space="preserve">0 банковских дней с момента выставления счета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6/1</w:t>
      </w:r>
      <w:r>
        <w:t xml:space="preserve">8</w:t>
      </w:r>
      <w:r>
        <w:t xml:space="preserve">.</w:t>
      </w:r>
    </w:p>
    <w:p>
      <w:r>
        <w:t xml:space="preserve">9.4. Контрольная запись: </w:t>
      </w:r>
      <w:r>
        <w:t xml:space="preserve">4  860 000 (Четыре миллиона восемьсот шестьдесят тысяч) ру‍б. 5 коп.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Цена с учётом протокола разногласий: </w:t>
      </w:r>
      <w:ins w:id="1" w:author="Юрист" w:date="2024-01-01T00:00:00Z">
        <w:r>
          <w:t xml:space="preserve">2970000 (два миллиона девятьсот семьдесят тысяч) рублей 00 копеек</w:t>
        </w:r>
      </w:ins>
      <w:ins w:id="2" w:author="Юрист" w:date="2024-01-01T00:00:00Z">
        <w:r>
          <w:t xml:space="preserve">, </w:t>
        </w:r>
      </w:ins>
      <w:ins w:id="3" w:author="Юрист" w:date="2024-01-01T00:00:00Z">
        <w:r>
          <w:t xml:space="preserve">Без НДС</w:t>
        </w:r>
      </w:ins>
      <w:r>
        <w:t xml:space="preserve">.</w:t>
      </w:r>
    </w:p>
    <w:p>
      <w:r>
        <w:t xml:space="preserve">11.2. Срок (элемент формы): </w:t>
      </w:r>
      <w:sdt>
        <w:sdtPr>
          <w:alias w:val="Поле формы"/>
          <w:tag w:val="v2"/>
          <w:id w:val="4"/>
          <w:text/>
        </w:sdtPr>
        <w:sdtContent>
          <w:r>
            <w:t xml:space="preserve">не позднее 08.09.2025</w:t>
          </w:r>
        </w:sdtContent>
      </w:sdt>
      <w:r>
        <w:t xml:space="preserve">.</w:t>
      </w:r>
    </w:p>
    <w:p/>
    <w:p>
      <w:r>
        <w:rPr>
          <w:b/>
        </w:rPr>
        <w:t xml:space="preserve">12. РЕГЛАМЕНТ ВЗАИМОДЕЙСТВИЯ (РАСШИРЕННЫЙ)</w:t>
      </w:r>
    </w:p>
    <w:p>
      <w:r>
        <w:t xml:space="preserve">12.1. Стороны действуют добросовестно и разумно.</w:t>
      </w:r>
    </w:p>
    <w:p>
      <w:r>
        <w:t xml:space="preserve">12.2. Переписка ведётся по адресам, указанным в реквизитах.</w:t>
      </w:r>
    </w:p>
    <w:p>
      <w:r>
        <w:t xml:space="preserve">12.3. Стороны уведомляют друг друга об изменении реквизитов.</w:t>
      </w:r>
    </w:p>
    <w:p>
      <w:r>
        <w:t xml:space="preserve">12.4. Настоящий пункт не изменяет распределения рисков между Сторонами.</w:t>
      </w:r>
    </w:p>
    <w:p>
      <w:r>
        <w:t xml:space="preserve">12.5. Приложения оформляются в том же порядке, что и Договор.</w:t>
      </w:r>
    </w:p>
    <w:p>
      <w:r>
        <w:t xml:space="preserve">12.6. Стороны вправе привлекать третьих лиц с письменного согласия.</w:t>
      </w:r>
    </w:p>
    <w:p>
      <w:r>
        <w:t xml:space="preserve">12.7. Документы направляются способом, позволяющим подтвердить отправку.</w:t>
      </w:r>
    </w:p>
    <w:p>
      <w:r>
        <w:t xml:space="preserve">12.8. Стороны действуют добросовестно и разумно.</w:t>
      </w:r>
    </w:p>
    <w:p>
      <w:r>
        <w:t xml:space="preserve">12.9. Переписка ведётся по адресам, указанным в реквизитах.</w:t>
      </w:r>
    </w:p>
    <w:p>
      <w:r>
        <w:t xml:space="preserve">12.10. Стороны уведомляют друг друга об изменении реквизитов.</w:t>
      </w:r>
    </w:p>
    <w:p>
      <w:r>
        <w:t xml:space="preserve">12.11. Настоящий пункт не изменяет распределения рисков между Сторонами.</w:t>
      </w:r>
    </w:p>
    <w:p>
      <w:r>
        <w:t xml:space="preserve">12.12. Приложения оформляются в том же порядке, что и Договор.</w:t>
      </w:r>
    </w:p>
    <w:p>
      <w:r>
        <w:t xml:space="preserve">12.13. Стороны вправе привлекать третьих лиц с письменного согласия.</w:t>
      </w:r>
    </w:p>
    <w:p>
      <w:r>
        <w:t xml:space="preserve">12.14. Документы направляются способом, позволяющим подтвердить отправку.</w:t>
      </w:r>
    </w:p>
    <w:p>
      <w:r>
        <w:t xml:space="preserve">12.15. Стороны действуют добросовестно и разумно.</w:t>
      </w:r>
    </w:p>
    <w:p>
      <w:r>
        <w:t xml:space="preserve">12.16. Переписка ведётся по адресам, указанным в реквизитах.</w:t>
      </w:r>
    </w:p>
    <w:p>
      <w:r>
        <w:t xml:space="preserve">12.17. Стороны уведомляют друг друга об изменении реквизитов.</w:t>
      </w:r>
    </w:p>
    <w:p>
      <w:r>
        <w:t xml:space="preserve">12.18. Настоящий пункт не изменяет распределения рисков между Сторонами.</w:t>
      </w:r>
    </w:p>
    <w:p>
      <w:r>
        <w:t xml:space="preserve">12.19. Приложения оформляются в том же порядке, что и Договор.</w:t>
      </w:r>
    </w:p>
    <w:p>
      <w:r>
        <w:t xml:space="preserve">12.20. Стороны вправе привлекать третьих лиц с письменного согласия.</w:t>
      </w:r>
    </w:p>
    <w:p>
      <w:r>
        <w:t xml:space="preserve">12.21. Документы направляются способом, позволяющим подтвердить отправку.</w:t>
      </w:r>
    </w:p>
    <w:p>
      <w:r>
        <w:t xml:space="preserve">12.22. Стороны действуют добросовестно и разумно.</w:t>
      </w:r>
    </w:p>
    <w:p>
      <w:r>
        <w:t xml:space="preserve">12.23. Переписка ведётся по адресам, указанным в реквизитах.</w:t>
      </w:r>
    </w:p>
    <w:p>
      <w:r>
        <w:t xml:space="preserve">12.24. Стороны уведомляют друг друга об изменении реквизитов.</w:t>
      </w:r>
    </w:p>
    <w:p>
      <w:r>
        <w:t xml:space="preserve">12.25. Настоящий пункт не изменяет распределения рисков между Сторонами.</w:t>
      </w:r>
    </w:p>
    <w:p>
      <w:r>
        <w:t xml:space="preserve">12.26. Приложения оформляются в том же порядке, что и Договор.</w:t>
      </w:r>
    </w:p>
    <w:p>
      <w:r>
        <w:t xml:space="preserve">12.27. Стороны вправе привлекать третьих лиц с письменного согласия.</w:t>
      </w:r>
    </w:p>
    <w:p>
      <w:r>
        <w:t xml:space="preserve">12.28. Документы направляются способом, позволяющим подтвердить отправку.</w:t>
      </w:r>
    </w:p>
    <w:p>
      <w:r>
        <w:t xml:space="preserve">12.29. Стороны действуют добросовестно и разумно.</w:t>
      </w:r>
    </w:p>
    <w:p>
      <w:r>
        <w:t xml:space="preserve">12.30. Переписка ведётся по адресам, указанным в реквизитах.</w:t>
      </w:r>
    </w:p>
    <w:p>
      <w:r>
        <w:t xml:space="preserve">12.31. Стороны уведомляют друг друга об изменении реквизитов.</w:t>
      </w:r>
    </w:p>
    <w:p>
      <w:r>
        <w:t xml:space="preserve">12.32. Настоящий пункт не изменяет распределения рисков между Сторонами.</w:t>
      </w:r>
    </w:p>
    <w:p>
      <w:r>
        <w:t xml:space="preserve">12.33. Приложения оформляются в том же порядке, что и Договор.</w:t>
      </w:r>
    </w:p>
    <w:p>
      <w:r>
        <w:t xml:space="preserve">12.34. Стороны вправе привлекать третьих лиц с письменного согласия.</w:t>
      </w:r>
    </w:p>
    <w:p>
      <w:r>
        <w:t xml:space="preserve">12.35. Документы направляются способом, позволяющим подтвердить отправку.</w:t>
      </w:r>
    </w:p>
    <w:p>
      <w:r>
        <w:t xml:space="preserve">12.36. Стороны действуют добросовестно и разумно.</w:t>
      </w:r>
    </w:p>
    <w:p>
      <w:r>
        <w:t xml:space="preserve">12.37. Переписка ведётся по адресам, указанным в реквизитах.</w:t>
      </w:r>
    </w:p>
    <w:p>
      <w:r>
        <w:t xml:space="preserve">12.38. Стороны уведомляют друг друга об изменении реквизитов.</w:t>
      </w:r>
    </w:p>
    <w:p>
      <w:r>
        <w:t xml:space="preserve">12.39. Настоящий пункт не изменяет распределения рисков между Сторонами.</w:t>
      </w:r>
    </w:p>
    <w:p>
      <w:r>
        <w:t xml:space="preserve">12.40. Приложения оформляются в том же порядке, что и Договор.</w:t>
      </w:r>
    </w:p>
    <w:p>
      <w:r>
        <w:t xml:space="preserve">12.41. Стороны вправе привлекать третьих лиц с письменного согласия.</w:t>
      </w:r>
    </w:p>
    <w:p>
      <w:r>
        <w:t xml:space="preserve">12.42. Документы направляются способом, позволяющим подтвердить отправку.</w:t>
      </w:r>
    </w:p>
    <w:p>
      <w:r>
        <w:t xml:space="preserve">12.43. Стороны действуют добросовестно и разумно.</w:t>
      </w:r>
    </w:p>
    <w:p>
      <w:r>
        <w:t xml:space="preserve">12.44. Переписка ведётся по адресам, указанным в реквизитах.</w:t>
      </w:r>
    </w:p>
    <w:p>
      <w:r>
        <w:t xml:space="preserve">12.45. Стороны уведомляют друг друга об изменении реквизитов.</w:t>
      </w:r>
    </w:p>
    <w:p>
      <w:r>
        <w:t xml:space="preserve">12.46. Настоящий пункт не изменяет распределения рисков между Сторонами.</w:t>
      </w:r>
    </w:p>
    <w:p>
      <w:r>
        <w:t xml:space="preserve">12.47. Приложения оформляются в том же порядке, что и Договор.</w:t>
      </w:r>
    </w:p>
    <w:p>
      <w:r>
        <w:t xml:space="preserve">12.48. Стороны вправе привлекать третьих лиц с письменного согласия.</w:t>
      </w:r>
    </w:p>
    <w:p>
      <w:r>
        <w:t xml:space="preserve">12.49. Документы направляются способом, позволяющим подтвердить отправку.</w:t>
      </w:r>
    </w:p>
    <w:p>
      <w:r>
        <w:t xml:space="preserve">12.50. Контрольная величина: </w:t>
      </w:r>
      <w:r>
        <w:t xml:space="preserve">6 490 000,16 ₽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12.51. Переписка ведётся по адресам, указанным в реквизитах.</w:t>
      </w:r>
    </w:p>
    <w:p>
      <w:r>
        <w:t xml:space="preserve">12.52. Стороны уведомляют друг друга об изменении реквизитов.</w:t>
      </w:r>
    </w:p>
    <w:p>
      <w:r>
        <w:t xml:space="preserve">12.53. Настоящий пункт не изменяет распределения рисков между Сторонами.</w:t>
      </w:r>
    </w:p>
    <w:p>
      <w:r>
        <w:t xml:space="preserve">12.54. Приложения оформляются в том же порядке, что и Договор.</w:t>
      </w:r>
    </w:p>
    <w:p>
      <w:r>
        <w:t xml:space="preserve">12.55. Стороны вправе привлекать третьих лиц с письменного согласия.</w:t>
      </w:r>
    </w:p>
    <w:p>
      <w:r>
        <w:t xml:space="preserve">12.56. Документы направляются способом, позволяющим подтвердить отправку.</w:t>
      </w:r>
    </w:p>
    <w:p>
      <w:r>
        <w:t xml:space="preserve">12.57. Стороны действуют добросовестно и разумно.</w:t>
      </w:r>
    </w:p>
    <w:p>
      <w:r>
        <w:t xml:space="preserve">12.58. Переписка ведётся по адресам, указанным в реквизитах.</w:t>
      </w:r>
    </w:p>
    <w:p>
      <w:r>
        <w:t xml:space="preserve">12.59. Стороны уведомляют друг друга об изменении реквизитов.</w:t>
      </w:r>
    </w:p>
    <w:p>
      <w:r>
        <w:t xml:space="preserve">12.60. Настоящий пункт не изменяет распределения рисков между Сторонами.</w:t>
      </w:r>
    </w:p>
    <w:p>
      <w:r>
        <w:t xml:space="preserve">12.61. Приложения оформляются в том же порядке, что и Договор.</w:t>
      </w:r>
    </w:p>
    <w:p>
      <w:r>
        <w:t xml:space="preserve">12.62. Стороны вправе привлекать третьих лиц с письменного согласия.</w:t>
      </w:r>
    </w:p>
    <w:p>
      <w:r>
        <w:t xml:space="preserve">12.63. Документы направляются способом, позволяющим подтвердить отправку.</w:t>
      </w:r>
    </w:p>
    <w:p>
      <w:r>
        <w:t xml:space="preserve">12.64. Стороны действуют добросовестно и разумно.</w:t>
      </w:r>
    </w:p>
    <w:p>
      <w:r>
        <w:t xml:space="preserve">12.65. Переписка ведётся по адресам, указанным в реквизитах.</w:t>
      </w:r>
    </w:p>
    <w:p>
      <w:r>
        <w:t xml:space="preserve">12.66. Стороны уведомляют друг друга об изменении реквизитов.</w:t>
      </w:r>
    </w:p>
    <w:p>
      <w:r>
        <w:t xml:space="preserve">12.67. Настоящий пункт не изменяет распределения рисков между Сторонами.</w:t>
      </w:r>
    </w:p>
    <w:p>
      <w:r>
        <w:t xml:space="preserve">12.68. Приложения оформляются в том же порядке, что и Договор.</w:t>
      </w:r>
    </w:p>
    <w:p>
      <w:r>
        <w:t xml:space="preserve">12.69. Стороны вправе привлекать третьих лиц с письменного согласия.</w:t>
      </w:r>
    </w:p>
    <w:p>
      <w:r>
        <w:t xml:space="preserve">12.70. Документы направляются способом, позволяющим подтвердить отправку.</w:t>
      </w:r>
    </w:p>
    <w:p>
      <w:r>
        <w:t xml:space="preserve">12.71. Стороны действуют добросовестно и разумно.</w:t>
      </w:r>
    </w:p>
    <w:p>
      <w:r>
        <w:t xml:space="preserve">12.72. Переписка ведётся по адресам, указанным в реквизитах.</w:t>
      </w:r>
    </w:p>
    <w:p>
      <w:r>
        <w:t xml:space="preserve">12.73. Стороны уведомляют друг друга об изменении реквизитов.</w:t>
      </w:r>
    </w:p>
    <w:p>
      <w:r>
        <w:t xml:space="preserve">12.74. Настоящий пункт не изменяет распределения рисков между Сторонами.</w:t>
      </w:r>
    </w:p>
    <w:p>
      <w:r>
        <w:t xml:space="preserve">12.75. Приложения оформляются в том же порядке, что и Договор.</w:t>
      </w:r>
    </w:p>
    <w:p>
      <w:r>
        <w:t xml:space="preserve">12.76. Стороны вправе привлекать третьих лиц с письменного согласия.</w:t>
      </w:r>
    </w:p>
    <w:p>
      <w:r>
        <w:t xml:space="preserve">12.77. Документы направляются способом, позволяющим подтвердить отправку.</w:t>
      </w:r>
    </w:p>
    <w:p>
      <w:r>
        <w:t xml:space="preserve">12.78. Стороны действуют добросовестно и разумно.</w:t>
      </w:r>
    </w:p>
    <w:p>
      <w:r>
        <w:t xml:space="preserve">12.79. Переписка ведётся по адресам, указанным в реквизитах.</w:t>
      </w:r>
    </w:p>
    <w:p>
      <w:r>
        <w:t xml:space="preserve">12.80. Стороны уведомляют друг друга об изменении реквизитов.</w:t>
      </w:r>
    </w:p>
    <w:p>
      <w:r>
        <w:t xml:space="preserve">12.81. Настоящий пункт не изменяет распределения рисков между Сторонами.</w:t>
      </w:r>
    </w:p>
    <w:p>
      <w:r>
        <w:t xml:space="preserve">12.82. Приложения оформляются в том же порядке, что и Договор.</w:t>
      </w:r>
    </w:p>
    <w:p>
      <w:r>
        <w:t xml:space="preserve">12.83. Стороны вправе привлекать третьих лиц с письменного согласия.</w:t>
      </w:r>
    </w:p>
    <w:p>
      <w:r>
        <w:t xml:space="preserve">12.84. Документы направляются способом, позволяющим подтвердить отправку.</w:t>
      </w:r>
    </w:p>
    <w:p>
      <w:r>
        <w:t xml:space="preserve">12.85. Стороны действуют добросовестно и разумно.</w:t>
      </w:r>
    </w:p>
    <w:p>
      <w:r>
        <w:t xml:space="preserve">12.86. Переписка ведётся по адресам, указанным в реквизитах.</w:t>
      </w:r>
    </w:p>
    <w:p>
      <w:r>
        <w:t xml:space="preserve">12.87. Стороны уведомляют друг друга об изменении реквизитов.</w:t>
      </w:r>
    </w:p>
    <w:p>
      <w:r>
        <w:t xml:space="preserve">12.88. Настоящий пункт не изменяет распределения рисков между Сторонами.</w:t>
      </w:r>
    </w:p>
    <w:p>
      <w:r>
        <w:t xml:space="preserve">12.89. Приложения оформляются в том же порядке, что и Договор.</w:t>
      </w:r>
    </w:p>
    <w:p>
      <w:r>
        <w:t xml:space="preserve">12.90. Стороны вправе привлекать третьих лиц с письменного согласия.</w:t>
      </w:r>
    </w:p>
    <w:p>
      <w:r>
        <w:t xml:space="preserve">12.91. Документы направляются способом, позволяющим подтвердить отправку.</w:t>
      </w:r>
    </w:p>
    <w:p>
      <w:r>
        <w:t xml:space="preserve">12.92. Стороны действуют добросовестно и разумно.</w:t>
      </w:r>
    </w:p>
    <w:p>
      <w:r>
        <w:t xml:space="preserve">12.93. Переписка ведётся по адресам, указанным в реквизитах.</w:t>
      </w:r>
    </w:p>
    <w:p>
      <w:r>
        <w:t xml:space="preserve">12.94. Стороны уведомляют друг друга об изменении реквизитов.</w:t>
      </w:r>
    </w:p>
    <w:p>
      <w:r>
        <w:t xml:space="preserve">12.95. Настоящий пункт не изменяет распределения рисков между Сторонами.</w:t>
      </w:r>
    </w:p>
    <w:p>
      <w:r>
        <w:t xml:space="preserve">12.96. Приложения оформляются в том же порядке, что и Договор.</w:t>
      </w:r>
    </w:p>
    <w:p>
      <w:r>
        <w:t xml:space="preserve">12.97. Стороны вправе привлекать третьих лиц с письменного согласия.</w:t>
      </w:r>
    </w:p>
    <w:p>
      <w:r>
        <w:t xml:space="preserve">12.98. Документы направляются способом, позволяющим подтвердить отправку.</w:t>
      </w:r>
    </w:p>
    <w:p>
      <w:r>
        <w:t xml:space="preserve">12.99. Стороны действуют добросовестно и разумно.</w:t>
      </w:r>
    </w:p>
    <w:p>
      <w:r>
        <w:t xml:space="preserve">12.100. Контрольная величина: </w:t>
      </w:r>
      <w:r>
        <w:t xml:space="preserve">Три миллиона триста тысяч рублей 50 копеек</w:t>
      </w:r>
      <w:r>
        <w:t xml:space="preserve">, включая НДС </w:t>
      </w:r>
      <w:r>
        <w:t xml:space="preserve">20%</w:t>
      </w:r>
      <w:r>
        <w:t xml:space="preserve"> в размере </w:t>
      </w:r>
      <w:r>
        <w:t xml:space="preserve">2 870 000,0 (Два миллиона восемьсот семьдесят тысяч) руб.</w:t>
      </w:r>
      <w:r>
        <w:t xml:space="preserve">.</w:t>
      </w:r>
    </w:p>
    <w:p>
      <w:r>
        <w:t xml:space="preserve">12.101. Стороны уведомляют друг друга об изменении реквизитов.</w:t>
      </w:r>
    </w:p>
    <w:p>
      <w:r>
        <w:t xml:space="preserve">12.102. Настоящий пункт не изменяет распределения рисков между Сторонами.</w:t>
      </w:r>
    </w:p>
    <w:p>
      <w:r>
        <w:t xml:space="preserve">12.103. Приложения оформляются в том же порядке, что и Договор.</w:t>
      </w:r>
    </w:p>
    <w:p>
      <w:r>
        <w:t xml:space="preserve">12.104. Стороны вправе привлекать третьих лиц с письменного согласия.</w:t>
      </w:r>
    </w:p>
    <w:p>
      <w:r>
        <w:t xml:space="preserve">12.105. Документы направляются способом, позволяющим подтвердить отправку.</w:t>
      </w:r>
    </w:p>
    <w:p>
      <w:r>
        <w:t xml:space="preserve">12.106. Стороны действуют добросовестно и разумно.</w:t>
      </w:r>
    </w:p>
    <w:p>
      <w:r>
        <w:t xml:space="preserve">12.107. Переписка ведётся по адресам, указанным в реквизитах.</w:t>
      </w:r>
    </w:p>
    <w:p>
      <w:r>
        <w:t xml:space="preserve">12.108. Стороны уведомляют друг друга об изменении реквизитов.</w:t>
      </w:r>
    </w:p>
    <w:p>
      <w:r>
        <w:t xml:space="preserve">12.109. Настоящий пункт не изменяет распределения рисков между Сторонами.</w:t>
      </w:r>
    </w:p>
    <w:p>
      <w:r>
        <w:t xml:space="preserve">12.110. Приложения оформляются в том же порядке, что и Договор.</w:t>
      </w:r>
    </w:p>
    <w:p>
      <w:r>
        <w:t xml:space="preserve">12.111. Стороны вправе привлекать третьих лиц с письменного согласия.</w:t>
      </w:r>
    </w:p>
    <w:p>
      <w:r>
        <w:t xml:space="preserve">12.112. Документы направляются способом, позволяющим подтвердить отправку.</w:t>
      </w:r>
    </w:p>
    <w:p>
      <w:r>
        <w:t xml:space="preserve">12.113. Стороны действуют добросовестно и разумно.</w:t>
      </w:r>
    </w:p>
    <w:p>
      <w:r>
        <w:t xml:space="preserve">12.114. Переписка ведётся по адресам, указанным в реквизитах.</w:t>
      </w:r>
    </w:p>
    <w:p>
      <w:r>
        <w:t xml:space="preserve">12.115. Стороны уведомляют друг друга об изменении реквизитов.</w:t>
      </w:r>
    </w:p>
    <w:p>
      <w:r>
        <w:t xml:space="preserve">12.116. Настоящий пункт не изменяет распределения рисков между Сторонами.</w:t>
      </w:r>
    </w:p>
    <w:p>
      <w:r>
        <w:t xml:space="preserve">12.117. Приложения оформляются в том же порядке, что и Договор.</w:t>
      </w:r>
    </w:p>
    <w:p>
      <w:r>
        <w:t xml:space="preserve">12.118. Стороны вправе привлекать третьих лиц с письменного согласия.</w:t>
      </w:r>
    </w:p>
    <w:p>
      <w:r>
        <w:t xml:space="preserve">12.119. Документы направляются способом, позволяющим подтвердить отправку.</w:t>
      </w:r>
    </w:p>
    <w:p>
      <w:r>
        <w:t xml:space="preserve">12.120. Стороны действуют добросовестно и разумно.</w:t>
      </w:r>
    </w:p>
    <w:p>
      <w:r>
        <w:t xml:space="preserve">12.121. Переписка ведётся по адресам, указанным в реквизитах.</w:t>
      </w:r>
    </w:p>
    <w:p>
      <w:r>
        <w:t xml:space="preserve">12.122. Стороны уведомляют друг друга об изменении реквизитов.</w:t>
      </w:r>
    </w:p>
    <w:p>
      <w:r>
        <w:t xml:space="preserve">12.123. Настоящий пункт не изменяет распределения рисков между Сторонами.</w:t>
      </w:r>
    </w:p>
    <w:p>
      <w:r>
        <w:t xml:space="preserve">12.124. Приложения оформляются в том же порядке, что и Договор.</w:t>
      </w:r>
    </w:p>
    <w:p>
      <w:r>
        <w:t xml:space="preserve">12.125. Стороны вправе привлекать третьих лиц с письменного согласия.</w:t>
      </w:r>
    </w:p>
    <w:p>
      <w:r>
        <w:t xml:space="preserve">12.126. Документы направляются способом, позволяющим подтвердить отправку.</w:t>
      </w:r>
    </w:p>
    <w:p>
      <w:r>
        <w:t xml:space="preserve">12.127. Стороны действуют добросовестно и разумно.</w:t>
      </w:r>
    </w:p>
    <w:p>
      <w:r>
        <w:t xml:space="preserve">12.128. Переписка ведётся по адресам, указанным в реквизитах.</w:t>
      </w:r>
    </w:p>
    <w:p>
      <w:r>
        <w:t xml:space="preserve">12.129. Стороны уведомляют друг друга об изменении реквизитов.</w:t>
      </w:r>
    </w:p>
    <w:p>
      <w:r>
        <w:t xml:space="preserve">12.130. Настоящий пункт не изменяет распределения рисков между Сторонами.</w:t>
      </w:r>
    </w:p>
    <w:p>
      <w:r>
        <w:t xml:space="preserve">12.131. Приложения оформляются в том же порядке, что и Договор.</w:t>
      </w:r>
    </w:p>
    <w:p>
      <w:r>
        <w:t xml:space="preserve">12.132. Стороны вправе привлекать третьих лиц с письменного согласия.</w:t>
      </w:r>
    </w:p>
    <w:p>
      <w:r>
        <w:t xml:space="preserve">12.133. Документы направляются способом, позволяющим подтвердить отправку.</w:t>
      </w:r>
    </w:p>
    <w:p>
      <w:r>
        <w:t xml:space="preserve">12.134. Стороны действуют добросовестно и разумно.</w:t>
      </w:r>
    </w:p>
    <w:p>
      <w:r>
        <w:t xml:space="preserve">12.135. Переписка ведётся по адресам, указанным в реквизитах.</w:t>
      </w:r>
    </w:p>
    <w:p>
      <w:r>
        <w:t xml:space="preserve">12.136. Стороны уведомляют друг друга об изменении реквизитов.</w:t>
      </w:r>
    </w:p>
    <w:p>
      <w:r>
        <w:t xml:space="preserve">12.137. Настоящий пункт не изменяет распределения рисков между Сторонами.</w:t>
      </w:r>
    </w:p>
    <w:p>
      <w:r>
        <w:t xml:space="preserve">12.138. Приложения оформляются в том же порядке, что и Договор.</w:t>
      </w:r>
    </w:p>
    <w:p>
      <w:r>
        <w:t xml:space="preserve">12.139. Стороны вправе привлекать третьих лиц с письменного согласия.</w:t>
      </w:r>
    </w:p>
    <w:p>
      <w:r>
        <w:t xml:space="preserve">12.140. Документы направляются способом, позволяющим подтвердить отправку.</w:t>
      </w:r>
    </w:p>
    <w:p>
      <w:r>
        <w:t xml:space="preserve">12.141. Стороны действуют добросовестно и разумно.</w:t>
      </w:r>
    </w:p>
    <w:p>
      <w:r>
        <w:t xml:space="preserve">12.142. Переписка ведётся по адресам, указанным в реквизитах.</w:t>
      </w:r>
    </w:p>
    <w:p>
      <w:r>
        <w:t xml:space="preserve">12.143. Стороны уведомляют друг друга об изменении реквизитов.</w:t>
      </w:r>
    </w:p>
    <w:p>
      <w:r>
        <w:t xml:space="preserve">12.144. Настоящий пункт не изменяет распределения рисков между Сторонами.</w:t>
      </w:r>
    </w:p>
    <w:p>
      <w:r>
        <w:t xml:space="preserve">12.145. Приложения оформляются в том же порядке, что и Договор.</w:t>
      </w:r>
    </w:p>
    <w:p>
      <w:r>
        <w:t xml:space="preserve">12.146. Стороны вправе привлекать третьих лиц с письменного согласия.</w:t>
      </w:r>
    </w:p>
    <w:p>
      <w:r>
        <w:t xml:space="preserve">12.147. Документы направляются способом, позволяющим подтвердить отправку.</w:t>
      </w:r>
    </w:p>
    <w:p>
      <w:r>
        <w:t xml:space="preserve">12.148. Стороны действуют добросовестно и разумно.</w:t>
      </w:r>
    </w:p>
    <w:p>
      <w:r>
        <w:t xml:space="preserve">12.149. Переписка ведётся по адресам, указанным в реквизитах.</w:t>
      </w:r>
    </w:p>
    <w:p>
      <w:r>
        <w:t xml:space="preserve">12.150. Контрольная величина: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12.151. Настоящий пункт не изменяет распределения рисков между Сторонами.</w:t>
      </w:r>
    </w:p>
    <w:p>
      <w:r>
        <w:t xml:space="preserve">12.152. Приложения оформляются в том же порядке, что и Договор.</w:t>
      </w:r>
    </w:p>
    <w:p>
      <w:r>
        <w:t xml:space="preserve">12.153. Стороны вправе привлекать третьих лиц с письменного согласия.</w:t>
      </w:r>
    </w:p>
    <w:p>
      <w:r>
        <w:t xml:space="preserve">12.154. Документы направляются способом, позволяющим подтвердить отправку.</w:t>
      </w:r>
    </w:p>
    <w:p>
      <w:r>
        <w:t xml:space="preserve">12.155. Стороны действуют добросовестно и разумно.</w:t>
      </w:r>
    </w:p>
    <w:p>
      <w:r>
        <w:t xml:space="preserve">12.156. Переписка ведётся по адресам, указанным в реквизитах.</w:t>
      </w:r>
    </w:p>
    <w:p>
      <w:r>
        <w:t xml:space="preserve">12.157. Стороны уведомляют друг друга об изменении реквизитов.</w:t>
      </w:r>
    </w:p>
    <w:p>
      <w:r>
        <w:t xml:space="preserve">12.158. Настоящий пункт не изменяет распределения рисков между Сторонами.</w:t>
      </w:r>
    </w:p>
    <w:p>
      <w:r>
        <w:t xml:space="preserve">12.159. Приложения оформляются в том же порядке, что и Договор.</w:t>
      </w:r>
    </w:p>
    <w:p>
      <w:r>
        <w:t xml:space="preserve">12.160. Стороны вправе привлекать третьих лиц с письменного согласия.</w:t>
      </w:r>
    </w:p>
    <w:p>
      <w:r>
        <w:t xml:space="preserve">12.161. Документы направляются способом, позволяющим подтвердить отправку.</w:t>
      </w:r>
    </w:p>
    <w:p>
      <w:r>
        <w:t xml:space="preserve">12.162. Стороны действуют добросовестно и разумно.</w:t>
      </w:r>
    </w:p>
    <w:p>
      <w:r>
        <w:t xml:space="preserve">12.163. Переписка ведётся по адресам, указанным в реквизитах.</w:t>
      </w:r>
    </w:p>
    <w:p>
      <w:r>
        <w:t xml:space="preserve">12.164. Стороны уведомляют друг друга об изменении реквизитов.</w:t>
      </w:r>
    </w:p>
    <w:p>
      <w:r>
        <w:t xml:space="preserve">12.165. Настоящий пункт не изменяет распределения рисков между Сторонами.</w:t>
      </w:r>
    </w:p>
    <w:p>
      <w:r>
        <w:t xml:space="preserve">12.166. Приложения оформляются в том же порядке, что и Договор.</w:t>
      </w:r>
    </w:p>
    <w:p>
      <w:r>
        <w:t xml:space="preserve">12.167. Стороны вправе привлекать третьих лиц с письменного согласия.</w:t>
      </w:r>
    </w:p>
    <w:p>
      <w:r>
        <w:t xml:space="preserve">12.168. Документы направляются способом, позволяющим подтвердить отправку.</w:t>
      </w:r>
    </w:p>
    <w:p>
      <w:r>
        <w:t xml:space="preserve">12.169. Стороны действуют добросовестно и разумно.</w:t>
      </w:r>
    </w:p>
    <w:p>
      <w:r>
        <w:t xml:space="preserve">12.170. Переписка ведётся по адресам, указанным в реквизитах.</w:t>
      </w:r>
    </w:p>
    <w:p>
      <w:r>
        <w:t xml:space="preserve">12.171. Стороны уведомляют друг друга об изменении реквизитов.</w:t>
      </w:r>
    </w:p>
    <w:p>
      <w:r>
        <w:t xml:space="preserve">12.172. Настоящий пункт не изменяет распределения рисков между Сторонами.</w:t>
      </w:r>
    </w:p>
    <w:p>
      <w:r>
        <w:t xml:space="preserve">12.173. Приложения оформляются в том же порядке, что и Договор.</w:t>
      </w:r>
    </w:p>
    <w:p>
      <w:r>
        <w:t xml:space="preserve">12.174. Стороны вправе привлекать третьих лиц с письменного согласия.</w:t>
      </w:r>
    </w:p>
    <w:p>
      <w:r>
        <w:t xml:space="preserve">12.175. Документы направляются способом, позволяющим подтвердить отправку.</w:t>
      </w:r>
    </w:p>
    <w:p>
      <w:r>
        <w:t xml:space="preserve">12.176. Стороны действуют добросовестно и разумно.</w:t>
      </w:r>
    </w:p>
    <w:p>
      <w:r>
        <w:t xml:space="preserve">12.177. Переписка ведётся по адресам, указанным в реквизитах.</w:t>
      </w:r>
    </w:p>
    <w:p>
      <w:r>
        <w:t xml:space="preserve">12.178. Стороны уведомляют друг друга об изменении реквизитов.</w:t>
      </w:r>
    </w:p>
    <w:p>
      <w:r>
        <w:t xml:space="preserve">12.179. Настоящий пункт не изменяет распределения рисков между Сторонами.</w:t>
      </w:r>
    </w:p>
    <w:p>
      <w:r>
        <w:t xml:space="preserve">12.180. Приложения оформляются в том же порядке, что и Договор.</w:t>
      </w:r>
    </w:p>
    <w:p>
      <w:r>
        <w:t xml:space="preserve">12.181. Стороны вправе привлекать третьих лиц с письменного согласия.</w:t>
      </w:r>
    </w:p>
    <w:p>
      <w:r>
        <w:t xml:space="preserve">12.182. Документы направляются способом, позволяющим подтвердить отправку.</w:t>
      </w:r>
    </w:p>
    <w:p>
      <w:r>
        <w:t xml:space="preserve">12.183. Стороны действуют добросовестно и разумно.</w:t>
      </w:r>
    </w:p>
    <w:p>
      <w:r>
        <w:t xml:space="preserve">12.184. Переписка ведётся по адресам, указанным в реквизитах.</w:t>
      </w:r>
    </w:p>
    <w:p>
      <w:r>
        <w:t xml:space="preserve">12.185. Стороны уведомляют друг друга об изменении реквизитов.</w:t>
      </w:r>
    </w:p>
    <w:p>
      <w:r>
        <w:t xml:space="preserve">12.186. Настоящий пункт не изменяет распределения рисков между Сторонами.</w:t>
      </w:r>
    </w:p>
    <w:p>
      <w:r>
        <w:t xml:space="preserve">12.187. Приложения оформляются в том же порядке, что и Договор.</w:t>
      </w:r>
    </w:p>
    <w:p>
      <w:r>
        <w:t xml:space="preserve">12.188. Стороны вправе привлекать третьих лиц с письменного согласия.</w:t>
      </w:r>
    </w:p>
    <w:p>
      <w:r>
        <w:t xml:space="preserve">12.189. Документы направляются способом, позволяющим подтвердить отправку.</w:t>
      </w:r>
    </w:p>
    <w:p>
      <w:r>
        <w:t xml:space="preserve">12.190. Стороны действуют добросовестно и разумно.</w:t>
      </w:r>
    </w:p>
    <w:p>
      <w:r>
        <w:t xml:space="preserve">12.191. Переписка ведётся по адресам, указанным в реквизитах.</w:t>
      </w:r>
    </w:p>
    <w:p>
      <w:r>
        <w:t xml:space="preserve">12.192. Стороны уведомляют друг друга об изменении реквизитов.</w:t>
      </w:r>
    </w:p>
    <w:p>
      <w:r>
        <w:t xml:space="preserve">12.193. Настоящий пункт не изменяет распределения рисков между Сторонами.</w:t>
      </w:r>
    </w:p>
    <w:p>
      <w:r>
        <w:t xml:space="preserve">12.194. Приложения оформляются в том же порядке, что и Договор.</w:t>
      </w:r>
    </w:p>
    <w:p>
      <w:r>
        <w:t xml:space="preserve">12.195. Стороны вправе привлекать третьих лиц с письменного согласия.</w:t>
      </w:r>
    </w:p>
    <w:p>
      <w:r>
        <w:t xml:space="preserve">12.196. Документы направляются способом, позволяющим подтвердить отправку.</w:t>
      </w:r>
    </w:p>
    <w:p>
      <w:r>
        <w:t xml:space="preserve">12.197. Стороны действуют добросовестно и разумно.</w:t>
      </w:r>
    </w:p>
    <w:p>
      <w:r>
        <w:t xml:space="preserve">12.198. Переписка ведётся по адресам, указанным в реквизитах.</w:t>
      </w:r>
    </w:p>
    <w:p>
      <w:r>
        <w:t xml:space="preserve">12.199. Стороны уведомляют друг друга об изменении реквизитов.</w:t>
      </w:r>
    </w:p>
    <w:p>
      <w:r>
        <w:t xml:space="preserve">12.200. Контрольная величина: </w:t>
      </w:r>
      <w:r>
        <w:t xml:space="preserve">не менее 992 000 (Девятисот девяноста двух тысяч) рублей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12.201. Приложения оформляются в том же порядке, что и Договор.</w:t>
      </w:r>
    </w:p>
    <w:p>
      <w:r>
        <w:t xml:space="preserve">12.202. Стороны вправе привлекать третьих лиц с письменного согласия.</w:t>
      </w:r>
    </w:p>
    <w:p>
      <w:r>
        <w:t xml:space="preserve">12.203. Документы направляются способом, позволяющим подтвердить отправку.</w:t>
      </w:r>
    </w:p>
    <w:p>
      <w:r>
        <w:t xml:space="preserve">12.204. Стороны действуют добросовестно и разумно.</w:t>
      </w:r>
    </w:p>
    <w:p>
      <w:r>
        <w:t xml:space="preserve">12.205. Переписка ведётся по адресам, указанным в реквизитах.</w:t>
      </w:r>
    </w:p>
    <w:p>
      <w:r>
        <w:t xml:space="preserve">12.206. Стороны уведомляют друг друга об изменении реквизитов.</w:t>
      </w:r>
    </w:p>
    <w:p>
      <w:r>
        <w:t xml:space="preserve">12.207. Настоящий пункт не изменяет распределения рисков между Сторонами.</w:t>
      </w:r>
    </w:p>
    <w:p>
      <w:r>
        <w:t xml:space="preserve">12.208. Приложения оформляются в том же порядке, что и Договор.</w:t>
      </w:r>
    </w:p>
    <w:p>
      <w:r>
        <w:t xml:space="preserve">12.209. Стороны вправе привлекать третьих лиц с письменного согласия.</w:t>
      </w:r>
    </w:p>
    <w:p>
      <w:r>
        <w:t xml:space="preserve">12.210. Документы направляются способом, позволяющим подтвердить отправку.</w:t>
      </w:r>
    </w:p>
    <w:p>
      <w:r>
        <w:t xml:space="preserve">12.211. Стороны действуют добросовестно и разумно.</w:t>
      </w:r>
    </w:p>
    <w:p>
      <w:r>
        <w:t xml:space="preserve">12.212. Переписка ведётся по адресам, указанным в реквизитах.</w:t>
      </w:r>
    </w:p>
    <w:p>
      <w:r>
        <w:t xml:space="preserve">12.213. Стороны уведомляют друг друга об изменении реквизитов.</w:t>
      </w:r>
    </w:p>
    <w:p>
      <w:r>
        <w:t xml:space="preserve">12.214. Настоящий пункт не изменяет распределения рисков между Сторонами.</w:t>
      </w:r>
    </w:p>
    <w:p>
      <w:r>
        <w:t xml:space="preserve">12.215. Приложения оформляются в том же порядке, что и Договор.</w:t>
      </w:r>
    </w:p>
    <w:p>
      <w:r>
        <w:t xml:space="preserve">12.216. Стороны вправе привлекать третьих лиц с письменного согласия.</w:t>
      </w:r>
    </w:p>
    <w:p>
      <w:r>
        <w:t xml:space="preserve">12.217. Документы направляются способом, позволяющим подтвердить отправку.</w:t>
      </w:r>
    </w:p>
    <w:p>
      <w:r>
        <w:t xml:space="preserve">12.218. Стороны действуют добросовестно и разумно.</w:t>
      </w:r>
    </w:p>
    <w:p>
      <w:r>
        <w:t xml:space="preserve">12.219. Переписка ведётся по адресам, указанным в реквизитах.</w:t>
      </w:r>
    </w:p>
    <w:p>
      <w:r>
        <w:t xml:space="preserve">12.220. Стороны уведомляют друг друга об изменении реквизитов.</w:t>
      </w:r>
    </w:p>
    <w:p>
      <w:r>
        <w:t xml:space="preserve">12.221. Настоящий пункт не изменяет распределения рисков между Сторонами.</w:t>
      </w:r>
    </w:p>
    <w:p>
      <w:r>
        <w:t xml:space="preserve">12.222. Приложения оформляются в том же порядке, что и Договор.</w:t>
      </w:r>
    </w:p>
    <w:p>
      <w:r>
        <w:t xml:space="preserve">12.223. Стороны вправе привлекать третьих лиц с письменного согласия.</w:t>
      </w:r>
    </w:p>
    <w:p>
      <w:r>
        <w:t xml:space="preserve">12.224. Документы направляются способом, позволяющим подтвердить отправку.</w:t>
      </w:r>
    </w:p>
    <w:p>
      <w:r>
        <w:t xml:space="preserve">12.225. Стороны действуют добросовестно и разумно.</w:t>
      </w:r>
    </w:p>
    <w:p>
      <w:r>
        <w:t xml:space="preserve">12.226. Переписка ведётся по адресам, указанным в реквизитах.</w:t>
      </w:r>
    </w:p>
    <w:p>
      <w:r>
        <w:t xml:space="preserve">12.227. Стороны уведомляют друг друга об изменении реквизитов.</w:t>
      </w:r>
    </w:p>
    <w:p>
      <w:r>
        <w:t xml:space="preserve">12.228. Настоящий пункт не изменяет распределения рисков между Сторонами.</w:t>
      </w:r>
    </w:p>
    <w:p>
      <w:r>
        <w:t xml:space="preserve">12.229. Приложения оформляются в том же порядке, что и Договор.</w:t>
      </w:r>
    </w:p>
    <w:p>
      <w:r>
        <w:t xml:space="preserve">12.230. Стороны вправе привлекать третьих лиц с письменного согласия.</w:t>
      </w:r>
    </w:p>
    <w:p>
      <w:r>
        <w:t xml:space="preserve">12.231. Документы направляются способом, позволяющим подтвердить отправку.</w:t>
      </w:r>
    </w:p>
    <w:p>
      <w:r>
        <w:t xml:space="preserve">12.232. Стороны действуют добросовестно и разумно.</w:t>
      </w:r>
    </w:p>
    <w:p>
      <w:r>
        <w:t xml:space="preserve">12.233. Переписка ведётся по адресам, указанным в реквизитах.</w:t>
      </w:r>
    </w:p>
    <w:p>
      <w:r>
        <w:t xml:space="preserve">12.234. Стороны уведомляют друг друга об изменении реквизитов.</w:t>
      </w:r>
    </w:p>
    <w:p>
      <w:r>
        <w:t xml:space="preserve">12.235. Настоящий пункт не изменяет распределения рисков между Сторонами.</w:t>
      </w:r>
    </w:p>
    <w:p>
      <w:r>
        <w:t xml:space="preserve">12.236. Приложения оформляются в том же порядке, что и Договор.</w:t>
      </w:r>
    </w:p>
    <w:p>
      <w:r>
        <w:t xml:space="preserve">12.237. Стороны вправе привлекать третьих лиц с письменного согласия.</w:t>
      </w:r>
    </w:p>
    <w:p>
      <w:r>
        <w:t xml:space="preserve">12.238. Документы направляются способом, позволяющим подтвердить отправку.</w:t>
      </w:r>
    </w:p>
    <w:p>
      <w:r>
        <w:t xml:space="preserve">12.239. Стороны действуют добросовестно и разумно.</w:t>
      </w:r>
    </w:p>
    <w:p>
      <w:r>
        <w:t xml:space="preserve">12.240. Переписка ведётся по адресам, указанным в реквизитах.</w:t>
      </w:r>
    </w:p>
    <w:p>
      <w:r>
        <w:t xml:space="preserve">12.241. Стороны уведомляют друг друга об изменении реквизитов.</w:t>
      </w:r>
    </w:p>
    <w:p>
      <w:r>
        <w:t xml:space="preserve">12.242. Настоящий пункт не изменяет распределения рисков между Сторонами.</w:t>
      </w:r>
    </w:p>
    <w:p>
      <w:r>
        <w:t xml:space="preserve">12.243. Приложения оформляются в том же порядке, что и Договор.</w:t>
      </w:r>
    </w:p>
    <w:p>
      <w:r>
        <w:t xml:space="preserve">12.244. Стороны вправе привлекать третьих лиц с письменного согласия.</w:t>
      </w:r>
    </w:p>
    <w:p>
      <w:r>
        <w:t xml:space="preserve">12.245. Документы направляются способом, позволяющим подтвердить отправку.</w:t>
      </w:r>
    </w:p>
    <w:p>
      <w:r>
        <w:t xml:space="preserve">12.246. Стороны действуют добросовестно и разумно.</w:t>
      </w:r>
    </w:p>
    <w:p>
      <w:r>
        <w:t xml:space="preserve">12.247. Переписка ведётся по адресам, указанным в реквизитах.</w:t>
      </w:r>
    </w:p>
    <w:p>
      <w:r>
        <w:t xml:space="preserve">12.248. Стороны уведомляют друг друга об изменении реквизитов.</w:t>
      </w:r>
    </w:p>
    <w:p>
      <w:r>
        <w:t xml:space="preserve">12.249. Настоящий пункт не изменяет распределения рисков между Сторонами.</w:t>
      </w:r>
    </w:p>
    <w:p>
      <w:r>
        <w:t xml:space="preserve">12.250. Контрольная величина: </w:t>
      </w:r>
      <w:r>
        <w:t xml:space="preserve">424 000,1 (Четыреста двадцать четыре тысячи) руб.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12.251. Стороны вправе привлекать третьих лиц с письменного согласия.</w:t>
      </w:r>
    </w:p>
    <w:p>
      <w:r>
        <w:t xml:space="preserve">12.252. Документы направляются способом, позволяющим подтвердить отправку.</w:t>
      </w:r>
    </w:p>
    <w:p>
      <w:r>
        <w:t xml:space="preserve">12.253. Стороны действуют добросовестно и разумно.</w:t>
      </w:r>
    </w:p>
    <w:p>
      <w:r>
        <w:t xml:space="preserve">12.254. Переписка ведётся по адресам, указанным в реквизитах.</w:t>
      </w:r>
    </w:p>
    <w:p>
      <w:r>
        <w:t xml:space="preserve">12.255. Стороны уведомляют друг друга об изменении реквизитов.</w:t>
      </w:r>
    </w:p>
    <w:p>
      <w:r>
        <w:t xml:space="preserve">12.256. Настоящий пункт не изменяет распределения рисков между Сторонами.</w:t>
      </w:r>
    </w:p>
    <w:p>
      <w:r>
        <w:t xml:space="preserve">12.257. Приложения оформляются в том же порядке, что и Договор.</w:t>
      </w:r>
    </w:p>
    <w:p>
      <w:r>
        <w:t xml:space="preserve">12.258. Стороны вправе привлекать третьих лиц с письменного согласия.</w:t>
      </w:r>
    </w:p>
    <w:p>
      <w:r>
        <w:t xml:space="preserve">12.259. Документы направляются способом, позволяющим подтвердить отправку.</w:t>
      </w:r>
    </w:p>
    <w:p>
      <w:r>
        <w:t xml:space="preserve">12.260. Стороны действуют добросовестно и разумно.</w:t>
      </w:r>
    </w:p>
    <w:p>
      <w:r>
        <w:t xml:space="preserve">12.261. Переписка ведётся по адресам, указанным в реквизитах.</w:t>
      </w:r>
    </w:p>
    <w:p>
      <w:r>
        <w:t xml:space="preserve">12.262. Стороны уведомляют друг друга об изменении реквизитов.</w:t>
      </w:r>
    </w:p>
    <w:p>
      <w:r>
        <w:t xml:space="preserve">12.263. Настоящий пункт не изменяет распределения рисков между Сторонами.</w:t>
      </w:r>
    </w:p>
    <w:p>
      <w:r>
        <w:t xml:space="preserve">12.264. Приложения оформляются в том же порядке, что и Договор.</w:t>
      </w:r>
    </w:p>
    <w:p>
      <w:r>
        <w:t xml:space="preserve">12.265. Стороны вправе привлекать третьих лиц с письменного согласия.</w:t>
      </w:r>
    </w:p>
    <w:p>
      <w:r>
        <w:t xml:space="preserve">12.266. Документы направляются способом, позволяющим подтвердить отправку.</w:t>
      </w:r>
    </w:p>
    <w:p>
      <w:r>
        <w:t xml:space="preserve">12.267. Стороны действуют добросовестно и разумно.</w:t>
      </w:r>
    </w:p>
    <w:p>
      <w:r>
        <w:t xml:space="preserve">12.268. Переписка ведётся по адресам, указанным в реквизитах.</w:t>
      </w:r>
    </w:p>
    <w:p>
      <w:r>
        <w:t xml:space="preserve">12.269. Стороны уведомляют друг друга об изменении реквизитов.</w:t>
      </w:r>
    </w:p>
    <w:p>
      <w:r>
        <w:t xml:space="preserve">12.270. Настоящий пункт не изменяет распределения рисков между Сторонами.</w:t>
      </w:r>
    </w:p>
    <w:p>
      <w:r>
        <w:t xml:space="preserve">12.271. Приложения оформляются в том же порядке, что и Договор.</w:t>
      </w:r>
    </w:p>
    <w:p>
      <w:r>
        <w:t xml:space="preserve">12.272. Стороны вправе привлекать третьих лиц с письменного согласия.</w:t>
      </w:r>
    </w:p>
    <w:p>
      <w:r>
        <w:t xml:space="preserve">12.273. Документы направляются способом, позволяющим подтвердить отправку.</w:t>
      </w:r>
    </w:p>
    <w:p>
      <w:r>
        <w:t xml:space="preserve">12.274. Стороны действуют добросовестно и разумно.</w:t>
      </w:r>
    </w:p>
    <w:p>
      <w:r>
        <w:t xml:space="preserve">12.275. Переписка ведётся по адресам, указанным в реквизитах.</w:t>
      </w:r>
    </w:p>
    <w:p>
      <w:r>
        <w:t xml:space="preserve">12.276. Стороны уведомляют друг друга об изменении реквизитов.</w:t>
      </w:r>
    </w:p>
    <w:p>
      <w:r>
        <w:t xml:space="preserve">12.277. Настоящий пункт не изменяет распределения рисков между Сторонами.</w:t>
      </w:r>
    </w:p>
    <w:p>
      <w:r>
        <w:t xml:space="preserve">12.278. Приложения оформляются в том же порядке, что и Договор.</w:t>
      </w:r>
    </w:p>
    <w:p>
      <w:r>
        <w:t xml:space="preserve">12.279. Стороны вправе привлекать третьих лиц с письменного согласия.</w:t>
      </w:r>
    </w:p>
    <w:p>
      <w:r>
        <w:t xml:space="preserve">12.280. Документы направляются способом, позволяющим подтвердить отправку.</w:t>
      </w:r>
    </w:p>
    <w:p>
      <w:r>
        <w:t xml:space="preserve">12.281. Стороны действуют добросовестно и разумно.</w:t>
      </w:r>
    </w:p>
    <w:p>
      <w:r>
        <w:t xml:space="preserve">12.282. Переписка ведётся по адресам, указанным в реквизитах.</w:t>
      </w:r>
    </w:p>
    <w:p>
      <w:r>
        <w:t xml:space="preserve">12.283. Стороны уведомляют друг друга об изменении реквизитов.</w:t>
      </w:r>
    </w:p>
    <w:p>
      <w:r>
        <w:t xml:space="preserve">12.284. Настоящий пункт не изменяет распределения рисков между Сторонами.</w:t>
      </w:r>
    </w:p>
    <w:p>
      <w:r>
        <w:t xml:space="preserve">12.285. Приложения оформляются в том же порядке, что и Договор.</w:t>
      </w:r>
    </w:p>
    <w:p>
      <w:r>
        <w:t xml:space="preserve">12.286. Стороны вправе привлекать третьих лиц с письменного согласия.</w:t>
      </w:r>
    </w:p>
    <w:p>
      <w:r>
        <w:t xml:space="preserve">12.287. Документы направляются способом, позволяющим подтвердить отправку.</w:t>
      </w:r>
    </w:p>
    <w:p>
      <w:r>
        <w:t xml:space="preserve">12.288. Стороны действуют добросовестно и разумно.</w:t>
      </w:r>
    </w:p>
    <w:p>
      <w:r>
        <w:t xml:space="preserve">12.289. Переписка ведётся по адресам, указанным в реквизитах.</w:t>
      </w:r>
    </w:p>
    <w:p>
      <w:r>
        <w:t xml:space="preserve">12.290. Стороны уведомляют друг друга об изменении реквизитов.</w:t>
      </w:r>
    </w:p>
    <w:p>
      <w:r>
        <w:t xml:space="preserve">12.291. Настоящий пункт не изменяет распределения рисков между Сторонами.</w:t>
      </w:r>
    </w:p>
    <w:p>
      <w:r>
        <w:t xml:space="preserve">12.292. Приложения оформляются в том же порядке, что и Договор.</w:t>
      </w:r>
    </w:p>
    <w:p>
      <w:r>
        <w:t xml:space="preserve">12.293. Стороны вправе привлекать третьих лиц с письменного согласия.</w:t>
      </w:r>
    </w:p>
    <w:p>
      <w:r>
        <w:t xml:space="preserve">12.294. Документы направляются способом, позволяющим подтвердить отправку.</w:t>
      </w:r>
    </w:p>
    <w:p>
      <w:r>
        <w:t xml:space="preserve">12.295. Стороны действуют добросовестно и разумно.</w:t>
      </w:r>
    </w:p>
    <w:p>
      <w:r>
        <w:t xml:space="preserve">12.296. Переписка ведётся по адресам, указанным в реквизитах.</w:t>
      </w:r>
    </w:p>
    <w:p>
      <w:r>
        <w:t xml:space="preserve">12.297. Стороны уведомляют друг друга об изменении реквизитов.</w:t>
      </w:r>
    </w:p>
    <w:p>
      <w:r>
        <w:t xml:space="preserve">12.298. Настоящий пункт не изменяет распределения рисков между Сторонами.</w:t>
      </w:r>
    </w:p>
    <w:p>
      <w:r>
        <w:t xml:space="preserve">12.299. Приложения оформляются в том же порядке, что и Договор.</w:t>
      </w:r>
    </w:p>
    <w:p>
      <w:r>
        <w:t xml:space="preserve">12.300. Контрольная величина: </w:t>
      </w:r>
      <w:r>
        <w:t xml:space="preserve">Восемь миллионов девятьсот тысяч два рубля 00 копеек</w:t>
      </w:r>
      <w:r>
        <w:t xml:space="preserve">, включая НДС </w:t>
      </w:r>
      <w:r>
        <w:t xml:space="preserve">20%</w:t>
      </w:r>
      <w:r>
        <w:t xml:space="preserve"> в размере </w:t>
      </w:r>
      <w:r>
        <w:t xml:space="preserve">454 000 (четыреста пятьдесят четыре тысячи) рублей 50 копеек</w:t>
      </w:r>
      <w:r>
        <w:t xml:space="preserve">.</w:t>
      </w:r>
    </w:p>
    <w:p>
      <w:r>
        <w:t xml:space="preserve">12.301. Документы направляются способом, позволяющим подтвердить отправку.</w:t>
      </w:r>
    </w:p>
    <w:p>
      <w:r>
        <w:t xml:space="preserve">12.302. Стороны действуют добросовестно и разумно.</w:t>
      </w:r>
    </w:p>
    <w:p>
      <w:r>
        <w:t xml:space="preserve">12.303. Переписка ведётся по адресам, указанным в реквизитах.</w:t>
      </w:r>
    </w:p>
    <w:p>
      <w:r>
        <w:t xml:space="preserve">12.304. Стороны уведомляют друг друга об изменении реквизитов.</w:t>
      </w:r>
    </w:p>
    <w:p>
      <w:r>
        <w:t xml:space="preserve">12.305. Настоящий пункт не изменяет распределения рисков между Сторонами.</w:t>
      </w:r>
    </w:p>
    <w:p>
      <w:r>
        <w:t xml:space="preserve">12.306. Приложения оформляются в том же порядке, что и Договор.</w:t>
      </w:r>
    </w:p>
    <w:p>
      <w:r>
        <w:t xml:space="preserve">12.307. Стороны вправе привлекать третьих лиц с письменного согласия.</w:t>
      </w:r>
    </w:p>
    <w:p>
      <w:r>
        <w:t xml:space="preserve">12.308. Документы направляются способом, позволяющим подтвердить отправку.</w:t>
      </w:r>
    </w:p>
    <w:p>
      <w:r>
        <w:t xml:space="preserve">12.309. Стороны действуют добросовестно и разумно.</w:t>
      </w:r>
    </w:p>
    <w:p>
      <w:r>
        <w:t xml:space="preserve">12.310. Переписка ведётся по адресам, указанным в реквизитах.</w:t>
      </w:r>
    </w:p>
    <w:p>
      <w:r>
        <w:t xml:space="preserve">12.311. Стороны уведомляют друг друга об изменении реквизитов.</w:t>
      </w:r>
    </w:p>
    <w:p>
      <w:r>
        <w:t xml:space="preserve">12.312. Настоящий пункт не изменяет распределения рисков между Сторонами.</w:t>
      </w:r>
    </w:p>
    <w:p>
      <w:r>
        <w:t xml:space="preserve">12.313. Приложения оформляются в том же порядке, что и Договор.</w:t>
      </w:r>
    </w:p>
    <w:p>
      <w:r>
        <w:t xml:space="preserve">12.314. Стороны вправе привлекать третьих лиц с письменного согласия.</w:t>
      </w:r>
    </w:p>
    <w:p>
      <w:r>
        <w:t xml:space="preserve">12.315. Документы направляются способом, позволяющим подтвердить отправку.</w:t>
      </w:r>
    </w:p>
    <w:p>
      <w:r>
        <w:t xml:space="preserve">12.316. Стороны действуют добросовестно и разумно.</w:t>
      </w:r>
    </w:p>
    <w:p>
      <w:r>
        <w:t xml:space="preserve">12.317. Переписка ведётся по адресам, указанным в реквизитах.</w:t>
      </w:r>
    </w:p>
    <w:p>
      <w:r>
        <w:t xml:space="preserve">12.318. Стороны уведомляют друг друга об изменении реквизитов.</w:t>
      </w:r>
    </w:p>
    <w:p>
      <w:r>
        <w:t xml:space="preserve">12.319. Настоящий пункт не изменяет распределения рисков между Сторонами.</w:t>
      </w:r>
    </w:p>
    <w:p>
      <w:r>
        <w:t xml:space="preserve">12.320. Приложения оформляются в том же порядке, что и Договор.</w:t>
      </w:r>
    </w:p>
    <w:p>
      <w:r>
        <w:t xml:space="preserve">12.321. Стороны вправе привлекать третьих лиц с письменного согласия.</w:t>
      </w:r>
    </w:p>
    <w:p>
      <w:r>
        <w:t xml:space="preserve">12.322. Документы направляются способом, позволяющим подтвердить отправку.</w:t>
      </w:r>
    </w:p>
    <w:p>
      <w:r>
        <w:t xml:space="preserve">12.323. Стороны действуют добросовестно и разумно.</w:t>
      </w:r>
    </w:p>
    <w:p>
      <w:r>
        <w:t xml:space="preserve">12.324. Переписка ведётся по адресам, указанным в реквизитах.</w:t>
      </w:r>
    </w:p>
    <w:p>
      <w:r>
        <w:t xml:space="preserve">12.325. Стороны уведомляют друг друга об изменении реквизитов.</w:t>
      </w:r>
    </w:p>
    <w:p>
      <w:r>
        <w:t xml:space="preserve">12.326. Настоящий пункт не изменяет распределения рисков между Сторонами.</w:t>
      </w:r>
    </w:p>
    <w:p>
      <w:r>
        <w:t xml:space="preserve">12.327. Приложения оформляются в том же порядке, что и Договор.</w:t>
      </w:r>
    </w:p>
    <w:p>
      <w:r>
        <w:t xml:space="preserve">12.328. Стороны вправе привлекать третьих лиц с письменного согласия.</w:t>
      </w:r>
    </w:p>
    <w:p>
      <w:r>
        <w:t xml:space="preserve">12.329. Документы направляются способом, позволяющим подтвердить отправку.</w:t>
      </w:r>
    </w:p>
    <w:p>
      <w:r>
        <w:t xml:space="preserve">12.330. Стороны действуют добросовестно и разумно.</w:t>
      </w:r>
    </w:p>
    <w:p>
      <w:r>
        <w:t xml:space="preserve">12.331. Переписка ведётся по адресам, указанным в реквизитах.</w:t>
      </w:r>
    </w:p>
    <w:p>
      <w:r>
        <w:t xml:space="preserve">12.332. Стороны уведомляют друг друга об изменении реквизитов.</w:t>
      </w:r>
    </w:p>
    <w:p>
      <w:r>
        <w:t xml:space="preserve">12.333. Настоящий пункт не изменяет распределения рисков между Сторонами.</w:t>
      </w:r>
    </w:p>
    <w:p>
      <w:r>
        <w:t xml:space="preserve">12.334. Приложения оформляются в том же порядке, что и Договор.</w:t>
      </w:r>
    </w:p>
    <w:p>
      <w:r>
        <w:t xml:space="preserve">12.335. Стороны вправе привлекать третьих лиц с письменного согласия.</w:t>
      </w:r>
    </w:p>
    <w:p>
      <w:r>
        <w:t xml:space="preserve">12.336. Документы направляются способом, позволяющим подтвердить отправку.</w:t>
      </w:r>
    </w:p>
    <w:p>
      <w:r>
        <w:t xml:space="preserve">12.337. Стороны действуют добросовестно и разумно.</w:t>
      </w:r>
    </w:p>
    <w:p>
      <w:r>
        <w:t xml:space="preserve">12.338. Переписка ведётся по адресам, указанным в реквизитах.</w:t>
      </w:r>
    </w:p>
    <w:p>
      <w:r>
        <w:t xml:space="preserve">12.339. Стороны уведомляют друг друга об изменении реквизитов.</w:t>
      </w:r>
    </w:p>
    <w:p>
      <w:r>
        <w:t xml:space="preserve">12.340. Настоящий пункт не изменяет распределения рисков между Сторонами.</w:t>
      </w:r>
    </w:p>
    <w:p>
      <w:r>
        <w:t xml:space="preserve">12.341. Приложения оформляются в том же порядке, что и Договор.</w:t>
      </w:r>
    </w:p>
    <w:p>
      <w:r>
        <w:t xml:space="preserve">12.342. Стороны вправе привлекать третьих лиц с письменного согласия.</w:t>
      </w:r>
    </w:p>
    <w:p>
      <w:r>
        <w:t xml:space="preserve">12.343. Документы направляются способом, позволяющим подтвердить отправку.</w:t>
      </w:r>
    </w:p>
    <w:p>
      <w:r>
        <w:t xml:space="preserve">12.344. Стороны действуют добросовестно и разумно.</w:t>
      </w:r>
    </w:p>
    <w:p>
      <w:r>
        <w:t xml:space="preserve">12.345. Переписка ведётся по адресам, указанным в реквизитах.</w:t>
      </w:r>
    </w:p>
    <w:p>
      <w:r>
        <w:t xml:space="preserve">12.346. Стороны уведомляют друг друга об изменении реквизитов.</w:t>
      </w:r>
    </w:p>
    <w:p>
      <w:r>
        <w:t xml:space="preserve">12.347. Настоящий пункт не изменяет распределения рисков между Сторонами.</w:t>
      </w:r>
    </w:p>
    <w:p>
      <w:r>
        <w:t xml:space="preserve">12.348. Приложения оформляются в том же порядке, что и Договор.</w:t>
      </w:r>
    </w:p>
    <w:p>
      <w:r>
        <w:t xml:space="preserve">12.349. Стороны вправе привлекать третьих лиц с письменного согласия.</w:t>
      </w:r>
    </w:p>
    <w:p>
      <w:r>
        <w:t xml:space="preserve">12.350. Контрольная величина: </w:t>
      </w:r>
      <w:r>
        <w:t xml:space="preserve">35200000 руб. 0 коп.</w:t>
      </w:r>
      <w:r>
        <w:t xml:space="preserve">, в том числе НДС</w:t>
      </w:r>
      <w:r>
        <w:t xml:space="preserve">.</w:t>
      </w:r>
    </w:p>
    <w:p>
      <w:r>
        <w:t xml:space="preserve">12.351. Стороны действуют добросовестно и разумно.</w:t>
      </w:r>
    </w:p>
    <w:p>
      <w:r>
        <w:t xml:space="preserve">12.352. Переписка ведётся по адресам, указанным в реквизитах.</w:t>
      </w:r>
    </w:p>
    <w:p>
      <w:r>
        <w:t xml:space="preserve">12.353. Стороны уведомляют друг друга об изменении реквизитов.</w:t>
      </w:r>
    </w:p>
    <w:p>
      <w:r>
        <w:t xml:space="preserve">12.354. Настоящий пункт не изменяет распределения рисков между Сторонами.</w:t>
      </w:r>
    </w:p>
    <w:p>
      <w:r>
        <w:t xml:space="preserve">12.355. Приложения оформляются в том же порядке, что и Договор.</w:t>
      </w:r>
    </w:p>
    <w:p>
      <w:r>
        <w:t xml:space="preserve">12.356. Стороны вправе привлекать третьих лиц с письменного согласия.</w:t>
      </w:r>
    </w:p>
    <w:p>
      <w:r>
        <w:t xml:space="preserve">12.357. Документы направляются способом, позволяющим подтвердить отправку.</w:t>
      </w:r>
    </w:p>
    <w:p>
      <w:r>
        <w:t xml:space="preserve">12.358. Стороны действуют добросовестно и разумно.</w:t>
      </w:r>
    </w:p>
    <w:p>
      <w:r>
        <w:t xml:space="preserve">12.359. Переписка ведётся по адресам, указанным в реквизитах.</w:t>
      </w:r>
    </w:p>
    <w:p>
      <w:r>
        <w:t xml:space="preserve">12.360. Стороны уведомляют друг друга об изменении реквизитов.</w:t>
      </w:r>
    </w:p>
    <w:p>
      <w:r>
        <w:t xml:space="preserve">12.361. Настоящий пункт не изменяет распределения рисков между Сторонами.</w:t>
      </w:r>
    </w:p>
    <w:p>
      <w:r>
        <w:t xml:space="preserve">12.362. Приложения оформляются в том же порядке, что и Договор.</w:t>
      </w:r>
    </w:p>
    <w:p>
      <w:r>
        <w:t xml:space="preserve">12.363. Стороны вправе привлекать третьих лиц с письменного согласия.</w:t>
      </w:r>
    </w:p>
    <w:p>
      <w:r>
        <w:t xml:space="preserve">12.364. Документы направляются способом, позволяющим подтвердить отправку.</w:t>
      </w:r>
    </w:p>
    <w:p>
      <w:r>
        <w:t xml:space="preserve">12.365. Стороны действуют добросовестно и разумно.</w:t>
      </w:r>
    </w:p>
    <w:p>
      <w:r>
        <w:t xml:space="preserve">12.366. Переписка ведётся по адресам, указанным в реквизитах.</w:t>
      </w:r>
    </w:p>
    <w:p>
      <w:r>
        <w:t xml:space="preserve">12.367. Стороны уведомляют друг друга об изменении реквизитов.</w:t>
      </w:r>
    </w:p>
    <w:p>
      <w:r>
        <w:t xml:space="preserve">12.368. Настоящий пункт не изменяет распределения рисков между Сторонами.</w:t>
      </w:r>
    </w:p>
    <w:p>
      <w:r>
        <w:t xml:space="preserve">12.369. Приложения оформляются в том же порядке, что и Договор.</w:t>
      </w:r>
    </w:p>
    <w:p>
      <w:r>
        <w:t xml:space="preserve">12.370. Стороны вправе привлекать третьих лиц с письменного согласия.</w:t>
      </w:r>
    </w:p>
    <w:p>
      <w:r>
        <w:t xml:space="preserve">12.371. Документы направляются способом, позволяющим подтвердить отправку.</w:t>
      </w:r>
    </w:p>
    <w:p>
      <w:r>
        <w:t xml:space="preserve">12.372. Стороны действуют добросовестно и разумно.</w:t>
      </w:r>
    </w:p>
    <w:p>
      <w:r>
        <w:t xml:space="preserve">12.373. Переписка ведётся по адресам, указанным в реквизитах.</w:t>
      </w:r>
    </w:p>
    <w:p>
      <w:r>
        <w:t xml:space="preserve">12.374. Стороны уведомляют друг друга об изменении реквизитов.</w:t>
      </w:r>
    </w:p>
    <w:p>
      <w:r>
        <w:t xml:space="preserve">12.375. Настоящий пункт не изменяет распределения рисков между Сторонами.</w:t>
      </w:r>
    </w:p>
    <w:p>
      <w:r>
        <w:t xml:space="preserve">12.376. Приложения оформляются в том же порядке, что и Договор.</w:t>
      </w:r>
    </w:p>
    <w:p>
      <w:r>
        <w:t xml:space="preserve">12.377. Стороны вправе привлекать третьих лиц с письменного согласия.</w:t>
      </w:r>
    </w:p>
    <w:p>
      <w:r>
        <w:t xml:space="preserve">12.378. Документы направляются способом, позволяющим подтвердить отправку.</w:t>
      </w:r>
    </w:p>
    <w:p>
      <w:r>
        <w:t xml:space="preserve">12.379. Стороны действуют добросовестно и разумно.</w:t>
      </w:r>
    </w:p>
    <w:p>
      <w:r>
        <w:t xml:space="preserve">12.380. Переписка ведётся по адресам, указанным в реквизитах.</w:t>
      </w:r>
    </w:p>
    <w:p>
      <w:r>
        <w:t xml:space="preserve">12.381. Стороны уведомляют друг друга об изменении реквизитов.</w:t>
      </w:r>
    </w:p>
    <w:p>
      <w:r>
        <w:t xml:space="preserve">12.382. Настоящий пункт не изменяет распределения рисков между Сторонами.</w:t>
      </w:r>
    </w:p>
    <w:p>
      <w:r>
        <w:t xml:space="preserve">12.383. Приложения оформляются в том же порядке, что и Договор.</w:t>
      </w:r>
    </w:p>
    <w:p>
      <w:r>
        <w:t xml:space="preserve">12.384. Стороны вправе привлекать третьих лиц с письменного согласия.</w:t>
      </w:r>
    </w:p>
    <w:p>
      <w:r>
        <w:t xml:space="preserve">12.385. Документы направляются способом, позволяющим подтвердить отправку.</w:t>
      </w:r>
    </w:p>
    <w:p>
      <w:r>
        <w:t xml:space="preserve">12.386. Стороны действуют добросовестно и разумно.</w:t>
      </w:r>
    </w:p>
    <w:p>
      <w:r>
        <w:t xml:space="preserve">12.387. Переписка ведётся по адресам, указанным в реквизитах.</w:t>
      </w:r>
    </w:p>
    <w:p>
      <w:r>
        <w:t xml:space="preserve">12.388. Стороны уведомляют друг друга об изменении реквизитов.</w:t>
      </w:r>
    </w:p>
    <w:p>
      <w:r>
        <w:t xml:space="preserve">12.389. Настоящий пункт не изменяет распределения рисков между Сторонами.</w:t>
      </w:r>
    </w:p>
    <w:p>
      <w:r>
        <w:t xml:space="preserve">12.390. Приложения оформляются в том же порядке, что и Договор.</w:t>
      </w:r>
    </w:p>
    <w:p>
      <w:r>
        <w:t xml:space="preserve">12.391. Стороны вправе привлекать третьих лиц с письменного согласия.</w:t>
      </w:r>
    </w:p>
    <w:p>
      <w:r>
        <w:t xml:space="preserve">12.392. Документы направляются способом, позволяющим подтвердить отправку.</w:t>
      </w:r>
    </w:p>
    <w:p>
      <w:r>
        <w:t xml:space="preserve">12.393. Стороны действуют добросовестно и разумно.</w:t>
      </w:r>
    </w:p>
    <w:p>
      <w:r>
        <w:t xml:space="preserve">12.394. Переписка ведётся по адресам, указанным в реквизитах.</w:t>
      </w:r>
    </w:p>
    <w:p>
      <w:r>
        <w:t xml:space="preserve">12.395. Стороны уведомляют друг друга об изменении реквизитов.</w:t>
      </w:r>
    </w:p>
    <w:p>
      <w:r>
        <w:t xml:space="preserve">12.396. Настоящий пункт не изменяет распределения рисков между Сторонами.</w:t>
      </w:r>
    </w:p>
    <w:p>
      <w:r>
        <w:t xml:space="preserve">12.397. Приложения оформляются в том же порядке, что и Договор.</w:t>
      </w:r>
    </w:p>
    <w:p>
      <w:r>
        <w:t xml:space="preserve">12.398. Стороны вправе привлекать третьих лиц с письменного согласия.</w:t>
      </w:r>
    </w:p>
    <w:p>
      <w:r>
        <w:t xml:space="preserve">12.399. Документы направляются способом, позволяющим подтвердить отправку.</w:t>
      </w:r>
    </w:p>
    <w:p>
      <w:r>
        <w:t xml:space="preserve">12.400. Контрольная величина: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12.401. Переписка ведётся по адресам, указанным в реквизитах.</w:t>
      </w:r>
    </w:p>
    <w:p>
      <w:r>
        <w:t xml:space="preserve">12.402. Стороны уведомляют друг друга об изменении реквизитов.</w:t>
      </w:r>
    </w:p>
    <w:p>
      <w:r>
        <w:t xml:space="preserve">12.403. Настоящий пункт не изменяет распределения рисков между Сторонами.</w:t>
      </w:r>
    </w:p>
    <w:p>
      <w:r>
        <w:t xml:space="preserve">12.404. Приложения оформляются в том же порядке, что и Договор.</w:t>
      </w:r>
    </w:p>
    <w:p>
      <w:r>
        <w:t xml:space="preserve">12.405. Стороны вправе привлекать третьих лиц с письменного согласия.</w:t>
      </w:r>
    </w:p>
    <w:p>
      <w:r>
        <w:t xml:space="preserve">12.406. Документы направляются способом, позволяющим подтвердить отправку.</w:t>
      </w:r>
    </w:p>
    <w:p>
      <w:r>
        <w:t xml:space="preserve">12.407. Стороны действуют добросовестно и разумно.</w:t>
      </w:r>
    </w:p>
    <w:p>
      <w:r>
        <w:t xml:space="preserve">12.408. Переписка ведётся по адресам, указанным в реквизитах.</w:t>
      </w:r>
    </w:p>
    <w:p>
      <w:r>
        <w:t xml:space="preserve">12.409. Стороны уведомляют друг друга об изменении реквизитов.</w:t>
      </w:r>
    </w:p>
    <w:p>
      <w:r>
        <w:t xml:space="preserve">12.410. Настоящий пункт не изменяет распределения рисков между Сторонами.</w:t>
      </w:r>
    </w:p>
    <w:p>
      <w:r>
        <w:t xml:space="preserve">12.411. Приложения оформляются в том же порядке, что и Договор.</w:t>
      </w:r>
    </w:p>
    <w:p>
      <w:r>
        <w:t xml:space="preserve">12.412. Стороны вправе привлекать третьих лиц с письменного согласия.</w:t>
      </w:r>
    </w:p>
    <w:p>
      <w:r>
        <w:t xml:space="preserve">12.413. Документы направляются способом, позволяющим подтвердить отправку.</w:t>
      </w:r>
    </w:p>
    <w:p>
      <w:r>
        <w:t xml:space="preserve">12.414. Стороны действуют добросовестно и разумно.</w:t>
      </w:r>
    </w:p>
    <w:p>
      <w:r>
        <w:t xml:space="preserve">12.415. Переписка ведётся по адресам, указанным в реквизитах.</w:t>
      </w:r>
    </w:p>
    <w:p>
      <w:r>
        <w:t xml:space="preserve">12.416. Стороны уведомляют друг друга об изменении реквизитов.</w:t>
      </w:r>
    </w:p>
    <w:p>
      <w:r>
        <w:t xml:space="preserve">12.417. Настоящий пункт не изменяет распределения рисков между Сторонами.</w:t>
      </w:r>
    </w:p>
    <w:p>
      <w:r>
        <w:t xml:space="preserve">12.418. Приложения оформляются в том же порядке, что и Договор.</w:t>
      </w:r>
    </w:p>
    <w:p>
      <w:r>
        <w:t xml:space="preserve">12.419. Стороны вправе привлекать третьих лиц с письменного согласия.</w:t>
      </w:r>
    </w:p>
    <w:p>
      <w:r>
        <w:t xml:space="preserve">12.420. Документы направляются способом, позволяющим подтвердить отправку.</w:t>
      </w:r>
    </w:p>
    <w:p>
      <w:r>
        <w:t xml:space="preserve">12.421. Стороны действуют добросовестно и разумно.</w:t>
      </w:r>
    </w:p>
    <w:p>
      <w:r>
        <w:t xml:space="preserve">12.422. Переписка ведётся по адресам, указанным в реквизитах.</w:t>
      </w:r>
    </w:p>
    <w:p>
      <w:r>
        <w:t xml:space="preserve">12.423. Стороны уведомляют друг друга об изменении реквизитов.</w:t>
      </w:r>
    </w:p>
    <w:p>
      <w:r>
        <w:t xml:space="preserve">12.424. Настоящий пункт не изменяет распределения рисков между Сторонами.</w:t>
      </w:r>
    </w:p>
    <w:p>
      <w:r>
        <w:t xml:space="preserve">12.425. Приложения оформляются в том же порядке, что и Договор.</w:t>
      </w:r>
    </w:p>
    <w:p>
      <w:r>
        <w:t xml:space="preserve">12.426. Стороны вправе привлекать третьих лиц с письменного согласия.</w:t>
      </w:r>
    </w:p>
    <w:p>
      <w:r>
        <w:t xml:space="preserve">12.427. Документы направляются способом, позволяющим подтвердить отправку.</w:t>
      </w:r>
    </w:p>
    <w:p>
      <w:r>
        <w:t xml:space="preserve">12.428. Стороны действуют добросовестно и разумно.</w:t>
      </w:r>
    </w:p>
    <w:p>
      <w:r>
        <w:t xml:space="preserve">12.429. Переписка ведётся по адресам, указанным в реквизитах.</w:t>
      </w:r>
    </w:p>
    <w:p>
      <w:r>
        <w:t xml:space="preserve">12.430. Стороны уведомляют друг друга об изменении реквизитов.</w:t>
      </w:r>
    </w:p>
    <w:p>
      <w:r>
        <w:t xml:space="preserve">12.431. Настоящий пункт не изменяет распределения рисков между Сторонами.</w:t>
      </w:r>
    </w:p>
    <w:p>
      <w:r>
        <w:t xml:space="preserve">12.432. Приложения оформляются в том же порядке, что и Договор.</w:t>
      </w:r>
    </w:p>
    <w:p>
      <w:r>
        <w:t xml:space="preserve">12.433. Стороны вправе привлекать третьих лиц с письменного согласия.</w:t>
      </w:r>
    </w:p>
    <w:p>
      <w:r>
        <w:t xml:space="preserve">12.434. Документы направляются способом, позволяющим подтвердить отправку.</w:t>
      </w:r>
    </w:p>
    <w:p>
      <w:r>
        <w:t xml:space="preserve">12.435. Стороны действуют добросовестно и разумно.</w:t>
      </w:r>
    </w:p>
    <w:p>
      <w:r>
        <w:t xml:space="preserve">12.436. Переписка ведётся по адресам, указанным в реквизитах.</w:t>
      </w:r>
    </w:p>
    <w:p>
      <w:r>
        <w:t xml:space="preserve">12.437. Стороны уведомляют друг друга об изменении реквизитов.</w:t>
      </w:r>
    </w:p>
    <w:p>
      <w:r>
        <w:t xml:space="preserve">12.438. Настоящий пункт не изменяет распределения рисков между Сторонами.</w:t>
      </w:r>
    </w:p>
    <w:p>
      <w:r>
        <w:t xml:space="preserve">12.439. Приложения оформляются в том же порядке, что и Договор.</w:t>
      </w:r>
    </w:p>
    <w:p>
      <w:r>
        <w:t xml:space="preserve">12.440. Стороны вправе привлекать третьих лиц с письменного согласия.</w:t>
      </w:r>
    </w:p>
    <w:p>
      <w:r>
        <w:t xml:space="preserve">12.441. Документы направляются способом, позволяющим подтвердить отправку.</w:t>
      </w:r>
    </w:p>
    <w:p>
      <w:r>
        <w:t xml:space="preserve">12.442. Стороны действуют добросовестно и разумно.</w:t>
      </w:r>
    </w:p>
    <w:p>
      <w:r>
        <w:t xml:space="preserve">12.443. Переписка ведётся по адресам, указанным в реквизитах.</w:t>
      </w:r>
    </w:p>
    <w:p>
      <w:r>
        <w:t xml:space="preserve">12.444. Стороны уведомляют друг друга об изменении реквизитов.</w:t>
      </w:r>
    </w:p>
    <w:p>
      <w:r>
        <w:t xml:space="preserve">12.445. Настоящий пункт не изменяет распределения рисков между Сторонами.</w:t>
      </w:r>
    </w:p>
    <w:p>
      <w:r>
        <w:t xml:space="preserve">12.446. Приложения оформляются в том же порядке, что и Договор.</w:t>
      </w:r>
    </w:p>
    <w:p>
      <w:r>
        <w:t xml:space="preserve">12.447. Стороны вправе привлекать третьих лиц с письменного согласия.</w:t>
      </w:r>
    </w:p>
    <w:p>
      <w:r>
        <w:t xml:space="preserve">12.448. Документы направляются способом, позволяющим подтвердить отправку.</w:t>
      </w:r>
    </w:p>
    <w:p>
      <w:r>
        <w:t xml:space="preserve">12.449. Стороны действуют добросовестно и разумно.</w:t>
      </w:r>
    </w:p>
    <w:p>
      <w:r>
        <w:t xml:space="preserve">12.450. Контрольная величина: </w:t>
      </w:r>
      <w:r>
        <w:t xml:space="preserve">696 000 (шестьсот девяносто шесть тысяч) рублей 00 копеек</w:t>
      </w:r>
      <w:r>
        <w:t xml:space="preserve">, НДС не облагается</w:t>
      </w:r>
      <w:r>
        <w:t xml:space="preserve">.</w:t>
      </w:r>
    </w:p>
    <w:p>
      <w:r>
        <w:t xml:space="preserve">12.451. Стороны уведомляют друг друга об изменении реквизитов.</w:t>
      </w:r>
    </w:p>
    <w:p>
      <w:r>
        <w:t xml:space="preserve">12.452. Настоящий пункт не изменяет распределения рисков между Сторонами.</w:t>
      </w:r>
    </w:p>
    <w:p>
      <w:r>
        <w:t xml:space="preserve">12.453. Приложения оформляются в том же порядке, что и Договор.</w:t>
      </w:r>
    </w:p>
    <w:p>
      <w:r>
        <w:t xml:space="preserve">12.454. Стороны вправе привлекать третьих лиц с письменного согласия.</w:t>
      </w:r>
    </w:p>
    <w:p>
      <w:r>
        <w:t xml:space="preserve">12.455. Документы направляются способом, позволяющим подтвердить отправку.</w:t>
      </w:r>
    </w:p>
    <w:p>
      <w:r>
        <w:t xml:space="preserve">12.456. Стороны действуют добросовестно и разумно.</w:t>
      </w:r>
    </w:p>
    <w:p>
      <w:r>
        <w:t xml:space="preserve">12.457. Переписка ведётся по адресам, указанным в реквизитах.</w:t>
      </w:r>
    </w:p>
    <w:p>
      <w:r>
        <w:t xml:space="preserve">12.458. Стороны уведомляют друг друга об изменении реквизитов.</w:t>
      </w:r>
    </w:p>
    <w:p>
      <w:r>
        <w:t xml:space="preserve">12.459. Настоящий пункт не изменяет распределения рисков между Сторонами.</w:t>
      </w:r>
    </w:p>
    <w:p>
      <w:r>
        <w:t xml:space="preserve">12.460. Приложения оформляются в том же порядке, что и Договор.</w:t>
      </w:r>
    </w:p>
    <w:p>
      <w:r>
        <w:t xml:space="preserve">12.461. Стороны вправе привлекать третьих лиц с письменного согласия.</w:t>
      </w:r>
    </w:p>
    <w:p>
      <w:r>
        <w:t xml:space="preserve">12.462. Документы направляются способом, позволяющим подтвердить отправку.</w:t>
      </w:r>
    </w:p>
    <w:p>
      <w:r>
        <w:t xml:space="preserve">12.463. Стороны действуют добросовестно и разумно.</w:t>
      </w:r>
    </w:p>
    <w:p>
      <w:r>
        <w:t xml:space="preserve">12.464. Переписка ведётся по адресам, указанным в реквизитах.</w:t>
      </w:r>
    </w:p>
    <w:p>
      <w:r>
        <w:t xml:space="preserve">12.465. Стороны уведомляют друг друга об изменении реквизитов.</w:t>
      </w:r>
    </w:p>
    <w:p>
      <w:r>
        <w:t xml:space="preserve">12.466. Настоящий пункт не изменяет распределения рисков между Сторонами.</w:t>
      </w:r>
    </w:p>
    <w:p>
      <w:r>
        <w:t xml:space="preserve">12.467. Приложения оформляются в том же порядке, что и Договор.</w:t>
      </w:r>
    </w:p>
    <w:p>
      <w:r>
        <w:t xml:space="preserve">12.468. Стороны вправе привлекать третьих лиц с письменного согласия.</w:t>
      </w:r>
    </w:p>
    <w:p>
      <w:r>
        <w:t xml:space="preserve">12.469. Документы направляются способом, позволяющим подтвердить отправку.</w:t>
      </w:r>
    </w:p>
    <w:p>
      <w:r>
        <w:t xml:space="preserve">12.470. Стороны действуют добросовестно и разумно.</w:t>
      </w:r>
    </w:p>
    <w:p>
      <w:r>
        <w:t xml:space="preserve">12.471. Переписка ведётся по адресам, указанным в реквизитах.</w:t>
      </w:r>
    </w:p>
    <w:p>
      <w:r>
        <w:t xml:space="preserve">12.472. Стороны уведомляют друг друга об изменении реквизитов.</w:t>
      </w:r>
    </w:p>
    <w:p>
      <w:r>
        <w:t xml:space="preserve">12.473. Настоящий пункт не изменяет распределения рисков между Сторонами.</w:t>
      </w:r>
    </w:p>
    <w:p>
      <w:r>
        <w:t xml:space="preserve">12.474. Приложения оформляются в том же порядке, что и Договор.</w:t>
      </w:r>
    </w:p>
    <w:p>
      <w:r>
        <w:t xml:space="preserve">12.475. Стороны вправе привлекать третьих лиц с письменного согласия.</w:t>
      </w:r>
    </w:p>
    <w:p>
      <w:r>
        <w:t xml:space="preserve">12.476. Документы направляются способом, позволяющим подтвердить отправку.</w:t>
      </w:r>
    </w:p>
    <w:p>
      <w:r>
        <w:t xml:space="preserve">12.477. Стороны действуют добросовестно и разумно.</w:t>
      </w:r>
    </w:p>
    <w:p>
      <w:r>
        <w:t xml:space="preserve">12.478. Переписка ведётся по адресам, указанным в реквизитах.</w:t>
      </w:r>
    </w:p>
    <w:p>
      <w:r>
        <w:t xml:space="preserve">12.479. Стороны уведомляют друг друга об изменении реквизитов.</w:t>
      </w:r>
    </w:p>
    <w:p>
      <w:r>
        <w:t xml:space="preserve">12.480. Настоящий пункт не изменяет распределения рисков между Сторонами.</w:t>
      </w:r>
    </w:p>
    <w:p>
      <w:r>
        <w:t xml:space="preserve">12.481. Приложения оформляются в том же порядке, что и Договор.</w:t>
      </w:r>
    </w:p>
    <w:p>
      <w:r>
        <w:t xml:space="preserve">12.482. Стороны вправе привлекать третьих лиц с письменного согласия.</w:t>
      </w:r>
    </w:p>
    <w:p>
      <w:r>
        <w:t xml:space="preserve">12.483. Документы направляются способом, позволяющим подтвердить отправку.</w:t>
      </w:r>
    </w:p>
    <w:p>
      <w:r>
        <w:t xml:space="preserve">12.484. Стороны действуют добросовестно и разумно.</w:t>
      </w:r>
    </w:p>
    <w:p>
      <w:r>
        <w:t xml:space="preserve">12.485. Переписка ведётся по адресам, указанным в реквизитах.</w:t>
      </w:r>
    </w:p>
    <w:p>
      <w:r>
        <w:t xml:space="preserve">12.486. Стороны уведомляют друг друга об изменении реквизитов.</w:t>
      </w:r>
    </w:p>
    <w:p>
      <w:r>
        <w:t xml:space="preserve">12.487. Настоящий пункт не изменяет распределения рисков между Сторонами.</w:t>
      </w:r>
    </w:p>
    <w:p>
      <w:r>
        <w:t xml:space="preserve">12.488. Приложения оформляются в том же порядке, что и Договор.</w:t>
      </w:r>
    </w:p>
    <w:p>
      <w:r>
        <w:t xml:space="preserve">12.489. Стороны вправе привлекать третьих лиц с письменного согласия.</w:t>
      </w:r>
    </w:p>
    <w:p>
      <w:r>
        <w:t xml:space="preserve">12.490. Документы направляются способом, позволяющим подтвердить отправку.</w:t>
      </w:r>
    </w:p>
    <w:p>
      <w:r>
        <w:t xml:space="preserve">12.491. Стороны действуют добросовестно и разумно.</w:t>
      </w:r>
    </w:p>
    <w:p>
      <w:r>
        <w:t xml:space="preserve">12.492. Переписка ведётся по адресам, указанным в реквизитах.</w:t>
      </w:r>
    </w:p>
    <w:p>
      <w:r>
        <w:t xml:space="preserve">12.493. Стороны уведомляют друг друга об изменении реквизитов.</w:t>
      </w:r>
    </w:p>
    <w:p>
      <w:r>
        <w:t xml:space="preserve">12.494. Настоящий пункт не изменяет распределения рисков между Сторонами.</w:t>
      </w:r>
    </w:p>
    <w:p>
      <w:r>
        <w:t xml:space="preserve">12.495. Приложения оформляются в том же порядке, что и Договор.</w:t>
      </w:r>
    </w:p>
    <w:p>
      <w:r>
        <w:t xml:space="preserve">12.496. Стороны вправе привлекать третьих лиц с письменного согласия.</w:t>
      </w:r>
    </w:p>
    <w:p>
      <w:r>
        <w:t xml:space="preserve">12.497. Документы направляются способом, позволяющим подтвердить отправку.</w:t>
      </w:r>
    </w:p>
    <w:p>
      <w:r>
        <w:t xml:space="preserve">12.498. Стороны действуют добросовестно и разумно.</w:t>
      </w:r>
    </w:p>
    <w:p>
      <w:r>
        <w:t xml:space="preserve">12.499. Переписка ведётся по адресам, указанным в реквизитах.</w:t>
      </w:r>
    </w:p>
    <w:p>
      <w:r>
        <w:t xml:space="preserve">12.500. Контрольная величина: </w:t>
      </w:r>
      <w:r>
        <w:t xml:space="preserve">не менее 37800000,5 (Тридцати семи миллионов восьмисот тысяч) рублей</w:t>
      </w:r>
      <w:r>
        <w:t xml:space="preserve">.</w:t>
      </w:r>
    </w:p>
    <w:p>
      <w:r>
        <w:t xml:space="preserve">12.501. Настоящий пункт не изменяет распределения рисков между Сторонами.</w:t>
      </w:r>
    </w:p>
    <w:p>
      <w:r>
        <w:t xml:space="preserve">12.502. Приложения оформляются в том же порядке, что и Договор.</w:t>
      </w:r>
    </w:p>
    <w:p>
      <w:r>
        <w:t xml:space="preserve">12.503. Стороны вправе привлекать третьих лиц с письменного согласия.</w:t>
      </w:r>
    </w:p>
    <w:p>
      <w:r>
        <w:t xml:space="preserve">12.504. Документы направляются способом, позволяющим подтвердить отправку.</w:t>
      </w:r>
    </w:p>
    <w:p>
      <w:r>
        <w:t xml:space="preserve">12.505. Стороны действуют добросовестно и разумно.</w:t>
      </w:r>
    </w:p>
    <w:p>
      <w:r>
        <w:t xml:space="preserve">12.506. Переписка ведётся по адресам, указанным в реквизитах.</w:t>
      </w:r>
    </w:p>
    <w:p>
      <w:r>
        <w:t xml:space="preserve">12.507. Стороны уведомляют друг друга об изменении реквизитов.</w:t>
      </w:r>
    </w:p>
    <w:p>
      <w:r>
        <w:t xml:space="preserve">12.508. Настоящий пункт не изменяет распределения рисков между Сторонами.</w:t>
      </w:r>
    </w:p>
    <w:p>
      <w:r>
        <w:t xml:space="preserve">12.509. Приложения оформляются в том же порядке, что и Договор.</w:t>
      </w:r>
    </w:p>
    <w:p>
      <w:r>
        <w:t xml:space="preserve">12.510. Стороны вправе привлекать третьих лиц с письменного согласия.</w:t>
      </w:r>
    </w:p>
    <w:p>
      <w:r>
        <w:t xml:space="preserve">12.511. Документы направляются способом, позволяющим подтвердить отправку.</w:t>
      </w:r>
    </w:p>
    <w:p>
      <w:r>
        <w:t xml:space="preserve">12.512. Стороны действуют добросовестно и разумно.</w:t>
      </w:r>
    </w:p>
    <w:p>
      <w:r>
        <w:t xml:space="preserve">12.513. Переписка ведётся по адресам, указанным в реквизитах.</w:t>
      </w:r>
    </w:p>
    <w:p>
      <w:r>
        <w:t xml:space="preserve">12.514. Стороны уведомляют друг друга об изменении реквизитов.</w:t>
      </w:r>
    </w:p>
    <w:p>
      <w:r>
        <w:t xml:space="preserve">12.515. Настоящий пункт не изменяет распределения рисков между Сторонами.</w:t>
      </w:r>
    </w:p>
    <w:p>
      <w:r>
        <w:t xml:space="preserve">12.516. Приложения оформляются в том же порядке, что и Договор.</w:t>
      </w:r>
    </w:p>
    <w:p>
      <w:r>
        <w:t xml:space="preserve">12.517. Стороны вправе привлекать третьих лиц с письменного согласия.</w:t>
      </w:r>
    </w:p>
    <w:p>
      <w:r>
        <w:t xml:space="preserve">12.518. Документы направляются способом, позволяющим подтвердить отправку.</w:t>
      </w:r>
    </w:p>
    <w:p>
      <w:r>
        <w:t xml:space="preserve">12.519. Стороны действуют добросовестно и разумно.</w:t>
      </w:r>
    </w:p>
    <w:p>
      <w:r>
        <w:t xml:space="preserve">12.520. Переписка ведётся по адресам, указанным в реквизитах.</w:t>
      </w:r>
    </w:p>
    <w:p>
      <w:r>
        <w:t xml:space="preserve">12.521. Стороны уведомляют друг друга об изменении реквизитов.</w:t>
      </w:r>
    </w:p>
    <w:p>
      <w:r>
        <w:t xml:space="preserve">12.522. Настоящий пункт не изменяет распределения рисков между Сторонами.</w:t>
      </w:r>
    </w:p>
    <w:p>
      <w:r>
        <w:t xml:space="preserve">12.523. Приложения оформляются в том же порядке, что и Договор.</w:t>
      </w:r>
    </w:p>
    <w:p>
      <w:r>
        <w:t xml:space="preserve">12.524. Стороны вправе привлекать третьих лиц с письменного согласия.</w:t>
      </w:r>
    </w:p>
    <w:p>
      <w:r>
        <w:t xml:space="preserve">12.525. Документы направляются способом, позволяющим подтвердить отправку.</w:t>
      </w:r>
    </w:p>
    <w:p>
      <w:r>
        <w:t xml:space="preserve">12.526. Стороны действуют добросовестно и разумно.</w:t>
      </w:r>
    </w:p>
    <w:p>
      <w:r>
        <w:t xml:space="preserve">12.527. Переписка ведётся по адресам, указанным в реквизитах.</w:t>
      </w:r>
    </w:p>
    <w:p>
      <w:r>
        <w:t xml:space="preserve">12.528. Стороны уведомляют друг друга об изменении реквизитов.</w:t>
      </w:r>
    </w:p>
    <w:p>
      <w:r>
        <w:t xml:space="preserve">12.529. Настоящий пункт не изменяет распределения рисков между Сторонами.</w:t>
      </w:r>
    </w:p>
    <w:p>
      <w:r>
        <w:t xml:space="preserve">12.530. Приложения оформляются в том же порядке, что и Договор.</w:t>
      </w:r>
    </w:p>
    <w:p>
      <w:r>
        <w:t xml:space="preserve">12.531. Стороны вправе привлекать третьих лиц с письменного согласия.</w:t>
      </w:r>
    </w:p>
    <w:p>
      <w:r>
        <w:t xml:space="preserve">12.532. Документы направляются способом, позволяющим подтвердить отправку.</w:t>
      </w:r>
    </w:p>
    <w:p>
      <w:r>
        <w:t xml:space="preserve">12.533. Стороны действуют добросовестно и разумно.</w:t>
      </w:r>
    </w:p>
    <w:p>
      <w:r>
        <w:t xml:space="preserve">12.534. Переписка ведётся по адресам, указанным в реквизитах.</w:t>
      </w:r>
    </w:p>
    <w:p>
      <w:r>
        <w:t xml:space="preserve">12.535. Стороны уведомляют друг друга об изменении реквизитов.</w:t>
      </w:r>
    </w:p>
    <w:p>
      <w:r>
        <w:t xml:space="preserve">12.536. Настоящий пункт не изменяет распределения рисков между Сторонами.</w:t>
      </w:r>
    </w:p>
    <w:p>
      <w:r>
        <w:t xml:space="preserve">12.537. Приложения оформляются в том же порядке, что и Договор.</w:t>
      </w:r>
    </w:p>
    <w:p>
      <w:r>
        <w:t xml:space="preserve">12.538. Стороны вправе привлекать третьих лиц с письменного согласия.</w:t>
      </w:r>
    </w:p>
    <w:p>
      <w:r>
        <w:t xml:space="preserve">12.539. Документы направляются способом, позволяющим подтвердить отправку.</w:t>
      </w:r>
    </w:p>
    <w:p>
      <w:r>
        <w:t xml:space="preserve">12.540. Стороны действуют добросовестно и разумно.</w:t>
      </w:r>
    </w:p>
    <w:p>
      <w:r>
        <w:t xml:space="preserve">12.541. Переписка ведётся по адресам, указанным в реквизитах.</w:t>
      </w:r>
    </w:p>
    <w:p>
      <w:r>
        <w:t xml:space="preserve">12.542. Стороны уведомляют друг друга об изменении реквизитов.</w:t>
      </w:r>
    </w:p>
    <w:p>
      <w:r>
        <w:t xml:space="preserve">12.543. Настоящий пункт не изменяет распределения рисков между Сторонами.</w:t>
      </w:r>
    </w:p>
    <w:p>
      <w:r>
        <w:t xml:space="preserve">12.544. Приложения оформляются в том же порядке, что и Договор.</w:t>
      </w:r>
    </w:p>
    <w:p>
      <w:r>
        <w:t xml:space="preserve">12.545. Стороны вправе привлекать третьих лиц с письменного согласия.</w:t>
      </w:r>
    </w:p>
    <w:p>
      <w:r>
        <w:t xml:space="preserve">12.546. Документы направляются способом, позволяющим подтвердить отправку.</w:t>
      </w:r>
    </w:p>
    <w:p>
      <w:r>
        <w:t xml:space="preserve">12.547. Стороны действуют добросовестно и разумно.</w:t>
      </w:r>
    </w:p>
    <w:p>
      <w:r>
        <w:t xml:space="preserve">12.548. Переписка ведётся по адресам, указанным в реквизитах.</w:t>
      </w:r>
    </w:p>
    <w:p>
      <w:r>
        <w:t xml:space="preserve">12.549. Стороны уведомляют друг друга об изменении реквизитов.</w:t>
      </w:r>
    </w:p>
    <w:p>
      <w:r>
        <w:t xml:space="preserve">12.550. Контрольная величина: </w:t>
      </w:r>
      <w:r>
        <w:t xml:space="preserve">Шестьсот сорок восемь тысяч два рубля 00 копеек</w:t>
      </w:r>
      <w:r>
        <w:t xml:space="preserve">, НДС не облагается</w:t>
      </w:r>
      <w:r>
        <w:t xml:space="preserve">.</w:t>
      </w:r>
    </w:p>
    <w:p>
      <w:r>
        <w:t xml:space="preserve">12.551. Приложения оформляются в том же порядке, что и Договор.</w:t>
      </w:r>
    </w:p>
    <w:p>
      <w:r>
        <w:t xml:space="preserve">12.552. Стороны вправе привлекать третьих лиц с письменного согласия.</w:t>
      </w:r>
    </w:p>
    <w:p>
      <w:r>
        <w:t xml:space="preserve">12.553. Документы направляются способом, позволяющим подтвердить отправку.</w:t>
      </w:r>
    </w:p>
    <w:p>
      <w:r>
        <w:t xml:space="preserve">12.554. Стороны действуют добросовестно и разумно.</w:t>
      </w:r>
    </w:p>
    <w:p>
      <w:r>
        <w:t xml:space="preserve">12.555. Переписка ведётся по адресам, указанным в реквизитах.</w:t>
      </w:r>
    </w:p>
    <w:p>
      <w:r>
        <w:t xml:space="preserve">12.556. Стороны уведомляют друг друга об изменении реквизитов.</w:t>
      </w:r>
    </w:p>
    <w:p>
      <w:r>
        <w:t xml:space="preserve">12.557. Настоящий пункт не изменяет распределения рисков между Сторонами.</w:t>
      </w:r>
    </w:p>
    <w:p>
      <w:r>
        <w:t xml:space="preserve">12.558. Приложения оформляются в том же порядке, что и Договор.</w:t>
      </w:r>
    </w:p>
    <w:p>
      <w:r>
        <w:t xml:space="preserve">12.559. Стороны вправе привлекать третьих лиц с письменного согласия.</w:t>
      </w:r>
    </w:p>
    <w:p>
      <w:r>
        <w:t xml:space="preserve">12.560. Документы направляются способом, позволяющим подтвердить отправку.</w:t>
      </w:r>
    </w:p>
    <w:p>
      <w:r>
        <w:t xml:space="preserve">12.561. Стороны действуют добросовестно и разумно.</w:t>
      </w:r>
    </w:p>
    <w:p>
      <w:r>
        <w:t xml:space="preserve">12.562. Переписка ведётся по адресам, указанным в реквизитах.</w:t>
      </w:r>
    </w:p>
    <w:p>
      <w:r>
        <w:t xml:space="preserve">12.563. Стороны уведомляют друг друга об изменении реквизитов.</w:t>
      </w:r>
    </w:p>
    <w:p>
      <w:r>
        <w:t xml:space="preserve">12.564. Настоящий пункт не изменяет распределения рисков между Сторонами.</w:t>
      </w:r>
    </w:p>
    <w:p>
      <w:r>
        <w:t xml:space="preserve">12.565. Приложения оформляются в том же порядке, что и Договор.</w:t>
      </w:r>
    </w:p>
    <w:p>
      <w:r>
        <w:t xml:space="preserve">12.566. Стороны вправе привлекать третьих лиц с письменного согласия.</w:t>
      </w:r>
    </w:p>
    <w:p>
      <w:r>
        <w:t xml:space="preserve">12.567. Документы направляются способом, позволяющим подтвердить отправку.</w:t>
      </w:r>
    </w:p>
    <w:p>
      <w:r>
        <w:t xml:space="preserve">12.568. Стороны действуют добросовестно и разумно.</w:t>
      </w:r>
    </w:p>
    <w:p>
      <w:r>
        <w:t xml:space="preserve">12.569. Переписка ведётся по адресам, указанным в реквизитах.</w:t>
      </w:r>
    </w:p>
    <w:p>
      <w:r>
        <w:t xml:space="preserve">12.570. Стороны уведомляют друг друга об изменении реквизитов.</w:t>
      </w:r>
    </w:p>
    <w:p>
      <w:r>
        <w:t xml:space="preserve">12.571. Настоящий пункт не изменяет распределения рисков между Сторонами.</w:t>
      </w:r>
    </w:p>
    <w:p>
      <w:r>
        <w:t xml:space="preserve">12.572. Приложения оформляются в том же порядке, что и Договор.</w:t>
      </w:r>
    </w:p>
    <w:p>
      <w:r>
        <w:t xml:space="preserve">12.573. Стороны вправе привлекать третьих лиц с письменного согласия.</w:t>
      </w:r>
    </w:p>
    <w:p>
      <w:r>
        <w:t xml:space="preserve">12.574. Документы направляются способом, позволяющим подтвердить отправку.</w:t>
      </w:r>
    </w:p>
    <w:p>
      <w:r>
        <w:t xml:space="preserve">12.575. Стороны действуют добросовестно и разумно.</w:t>
      </w:r>
    </w:p>
    <w:p>
      <w:r>
        <w:t xml:space="preserve">12.576. Переписка ведётся по адресам, указанным в реквизитах.</w:t>
      </w:r>
    </w:p>
    <w:p>
      <w:r>
        <w:t xml:space="preserve">12.577. Стороны уведомляют друг друга об изменении реквизитов.</w:t>
      </w:r>
    </w:p>
    <w:p>
      <w:r>
        <w:t xml:space="preserve">12.578. Настоящий пункт не изменяет распределения рисков между Сторонами.</w:t>
      </w:r>
    </w:p>
    <w:p>
      <w:r>
        <w:t xml:space="preserve">12.579. Приложения оформляются в том же порядке, что и Договор.</w:t>
      </w:r>
    </w:p>
    <w:p>
      <w:r>
        <w:t xml:space="preserve">12.580. Стороны вправе привлекать третьих лиц с письменного согласия.</w:t>
      </w:r>
    </w:p>
    <w:p>
      <w:r>
        <w:t xml:space="preserve">12.581. Документы направляются способом, позволяющим подтвердить отправку.</w:t>
      </w:r>
    </w:p>
    <w:p>
      <w:r>
        <w:t xml:space="preserve">12.582. Стороны действуют добросовестно и разумно.</w:t>
      </w:r>
    </w:p>
    <w:p>
      <w:r>
        <w:t xml:space="preserve">12.583. Переписка ведётся по адресам, указанным в реквизитах.</w:t>
      </w:r>
    </w:p>
    <w:p>
      <w:r>
        <w:t xml:space="preserve">12.584. Стороны уведомляют друг друга об изменении реквизитов.</w:t>
      </w:r>
    </w:p>
    <w:p>
      <w:r>
        <w:t xml:space="preserve">12.585. Настоящий пункт не изменяет распределения рисков между Сторонами.</w:t>
      </w:r>
    </w:p>
    <w:p>
      <w:r>
        <w:t xml:space="preserve">12.586. Приложения оформляются в том же порядке, что и Договор.</w:t>
      </w:r>
    </w:p>
    <w:p>
      <w:r>
        <w:t xml:space="preserve">12.587. Стороны вправе привлекать третьих лиц с письменного согласия.</w:t>
      </w:r>
    </w:p>
    <w:p>
      <w:r>
        <w:t xml:space="preserve">12.588. Документы направляются способом, позволяющим подтвердить отправку.</w:t>
      </w:r>
    </w:p>
    <w:p>
      <w:r>
        <w:t xml:space="preserve">12.589. Стороны действуют добросовестно и разумно.</w:t>
      </w:r>
    </w:p>
    <w:p>
      <w:r>
        <w:t xml:space="preserve">12.590. Переписка ведётся по адресам, указанным в реквизитах.</w:t>
      </w:r>
    </w:p>
    <w:p>
      <w:r>
        <w:t xml:space="preserve">12.591. Стороны уведомляют друг друга об изменении реквизитов.</w:t>
      </w:r>
    </w:p>
    <w:p>
      <w:r>
        <w:t xml:space="preserve">12.592. Настоящий пункт не изменяет распределения рисков между Сторонами.</w:t>
      </w:r>
    </w:p>
    <w:p>
      <w:r>
        <w:t xml:space="preserve">12.593. Приложения оформляются в том же порядке, что и Договор.</w:t>
      </w:r>
    </w:p>
    <w:p>
      <w:r>
        <w:t xml:space="preserve">12.594. Стороны вправе привлекать третьих лиц с письменного согласия.</w:t>
      </w:r>
    </w:p>
    <w:p>
      <w:r>
        <w:t xml:space="preserve">12.595. Документы направляются способом, позволяющим подтвердить отправку.</w:t>
      </w:r>
    </w:p>
    <w:p>
      <w:r>
        <w:t xml:space="preserve">12.596. Стороны действуют добросовестно и разумно.</w:t>
      </w:r>
    </w:p>
    <w:p>
      <w:r>
        <w:t xml:space="preserve">12.597. Переписка ведётся по адресам, указанным в реквизитах.</w:t>
      </w:r>
    </w:p>
    <w:p>
      <w:r>
        <w:t xml:space="preserve">12.598. Стороны уведомляют друг друга об изменении реквизитов.</w:t>
      </w:r>
    </w:p>
    <w:p>
      <w:r>
        <w:t xml:space="preserve">12.599. Настоящий пункт не изменяет распределения рисков между Сторонами.</w:t>
      </w:r>
    </w:p>
    <w:p>
      <w:r>
        <w:t xml:space="preserve">12.600. Контрольная величина: </w:t>
      </w:r>
      <w:r>
        <w:t xml:space="preserve">182 000,97 руб.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12.601. Стороны вправе привлекать третьих лиц с письменного согласия.</w:t>
      </w:r>
    </w:p>
    <w:p>
      <w:r>
        <w:t xml:space="preserve">12.602. Документы направляются способом, позволяющим подтвердить отправку.</w:t>
      </w:r>
    </w:p>
    <w:p>
      <w:r>
        <w:t xml:space="preserve">12.603. Стороны действуют добросовестно и разумно.</w:t>
      </w:r>
    </w:p>
    <w:p>
      <w:r>
        <w:t xml:space="preserve">12.604. Переписка ведётся по адресам, указанным в реквизитах.</w:t>
      </w:r>
    </w:p>
    <w:p>
      <w:r>
        <w:t xml:space="preserve">12.605. Стороны уведомляют друг друга об изменении реквизитов.</w:t>
      </w:r>
    </w:p>
    <w:p>
      <w:r>
        <w:t xml:space="preserve">12.606. Настоящий пункт не изменяет распределения рисков между Сторонами.</w:t>
      </w:r>
    </w:p>
    <w:p>
      <w:r>
        <w:t xml:space="preserve">12.607. Приложения оформляются в том же порядке, что и Договор.</w:t>
      </w:r>
    </w:p>
    <w:p>
      <w:r>
        <w:t xml:space="preserve">12.608. Стороны вправе привлекать третьих лиц с письменного согласия.</w:t>
      </w:r>
    </w:p>
    <w:p>
      <w:r>
        <w:t xml:space="preserve">12.609. Документы направляются способом, позволяющим подтвердить отправку.</w:t>
      </w:r>
    </w:p>
    <w:p>
      <w:r>
        <w:t xml:space="preserve">12.610. Стороны действуют добросовестно и разумно.</w:t>
      </w:r>
    </w:p>
    <w:p>
      <w:r>
        <w:t xml:space="preserve">12.611. Переписка ведётся по адресам, указанным в реквизитах.</w:t>
      </w:r>
    </w:p>
    <w:p>
      <w:r>
        <w:t xml:space="preserve">12.612. Стороны уведомляют друг друга об изменении реквизитов.</w:t>
      </w:r>
    </w:p>
    <w:p>
      <w:r>
        <w:t xml:space="preserve">12.613. Настоящий пункт не изменяет распределения рисков между Сторонами.</w:t>
      </w:r>
    </w:p>
    <w:p>
      <w:r>
        <w:t xml:space="preserve">12.614. Приложения оформляются в том же порядке, что и Договор.</w:t>
      </w:r>
    </w:p>
    <w:p>
      <w:r>
        <w:t xml:space="preserve">12.615. Стороны вправе привлекать третьих лиц с письменного согласия.</w:t>
      </w:r>
    </w:p>
    <w:p>
      <w:r>
        <w:t xml:space="preserve">12.616. Документы направляются способом, позволяющим подтвердить отправку.</w:t>
      </w:r>
    </w:p>
    <w:p>
      <w:r>
        <w:t xml:space="preserve">12.617. Стороны действуют добросовестно и разумно.</w:t>
      </w:r>
    </w:p>
    <w:p>
      <w:r>
        <w:t xml:space="preserve">12.618. Переписка ведётся по адресам, указанным в реквизитах.</w:t>
      </w:r>
    </w:p>
    <w:p>
      <w:r>
        <w:t xml:space="preserve">12.619. Стороны уведомляют друг друга об изменении реквизитов.</w:t>
      </w:r>
    </w:p>
    <w:p>
      <w:r>
        <w:t xml:space="preserve">12.620. Настоящий пункт не изменяет распределения рисков между Сторонами.</w:t>
      </w:r>
    </w:p>
    <w:p>
      <w:r>
        <w:t xml:space="preserve">12.621. Приложения оформляются в том же порядке, что и Договор.</w:t>
      </w:r>
    </w:p>
    <w:p>
      <w:r>
        <w:t xml:space="preserve">12.622. Стороны вправе привлекать третьих лиц с письменного согласия.</w:t>
      </w:r>
    </w:p>
    <w:p>
      <w:r>
        <w:t xml:space="preserve">12.623. Документы направляются способом, позволяющим подтвердить отправку.</w:t>
      </w:r>
    </w:p>
    <w:p>
      <w:r>
        <w:t xml:space="preserve">12.624. Стороны действуют добросовестно и разумно.</w:t>
      </w:r>
    </w:p>
    <w:p>
      <w:r>
        <w:t xml:space="preserve">12.625. Переписка ведётся по адресам, указанным в реквизитах.</w:t>
      </w:r>
    </w:p>
    <w:p>
      <w:r>
        <w:t xml:space="preserve">12.626. Стороны уведомляют друг друга об изменении реквизитов.</w:t>
      </w:r>
    </w:p>
    <w:p>
      <w:r>
        <w:t xml:space="preserve">12.627. Настоящий пункт не изменяет распределения рисков между Сторонами.</w:t>
      </w:r>
    </w:p>
    <w:p>
      <w:r>
        <w:t xml:space="preserve">12.628. Приложения оформляются в том же порядке, что и Договор.</w:t>
      </w:r>
    </w:p>
    <w:p>
      <w:r>
        <w:t xml:space="preserve">12.629. Стороны вправе привлекать третьих лиц с письменного согласия.</w:t>
      </w:r>
    </w:p>
    <w:p>
      <w:r>
        <w:t xml:space="preserve">12.630. Документы направляются способом, позволяющим подтвердить отправку.</w:t>
      </w:r>
    </w:p>
    <w:p>
      <w:r>
        <w:t xml:space="preserve">12.631. Стороны действуют добросовестно и разумно.</w:t>
      </w:r>
    </w:p>
    <w:p>
      <w:r>
        <w:t xml:space="preserve">12.632. Переписка ведётся по адресам, указанным в реквизитах.</w:t>
      </w:r>
    </w:p>
    <w:p>
      <w:r>
        <w:t xml:space="preserve">12.633. Стороны уведомляют друг друга об изменении реквизитов.</w:t>
      </w:r>
    </w:p>
    <w:p>
      <w:r>
        <w:t xml:space="preserve">12.634. Настоящий пункт не изменяет распределения рисков между Сторонами.</w:t>
      </w:r>
    </w:p>
    <w:p>
      <w:r>
        <w:t xml:space="preserve">12.635. Приложения оформляются в том же порядке, что и Договор.</w:t>
      </w:r>
    </w:p>
    <w:p>
      <w:r>
        <w:t xml:space="preserve">12.636. Стороны вправе привлекать третьих лиц с письменного согласия.</w:t>
      </w:r>
    </w:p>
    <w:p>
      <w:r>
        <w:t xml:space="preserve">12.637. Документы направляются способом, позволяющим подтвердить отправку.</w:t>
      </w:r>
    </w:p>
    <w:p>
      <w:r>
        <w:t xml:space="preserve">12.638. Стороны действуют добросовестно и разумно.</w:t>
      </w:r>
    </w:p>
    <w:p>
      <w:r>
        <w:t xml:space="preserve">12.639. Переписка ведётся по адресам, указанным в реквизитах.</w:t>
      </w:r>
    </w:p>
    <w:p>
      <w:r>
        <w:t xml:space="preserve">12.640. Стороны уведомляют друг друга об изменении реквизитов.</w:t>
      </w:r>
    </w:p>
    <w:p>
      <w:r>
        <w:t xml:space="preserve">12.641. Настоящий пункт не изменяет распределения рисков между Сторонами.</w:t>
      </w:r>
    </w:p>
    <w:p>
      <w:r>
        <w:t xml:space="preserve">12.642. Приложения оформляются в том же порядке, что и Договор.</w:t>
      </w:r>
    </w:p>
    <w:p>
      <w:r>
        <w:t xml:space="preserve">12.643. Стороны вправе привлекать третьих лиц с письменного согласия.</w:t>
      </w:r>
    </w:p>
    <w:p>
      <w:r>
        <w:t xml:space="preserve">12.644. Документы направляются способом, позволяющим подтвердить отправку.</w:t>
      </w:r>
    </w:p>
    <w:p>
      <w:r>
        <w:t xml:space="preserve">12.645. Стороны действуют добросовестно и разумно.</w:t>
      </w:r>
    </w:p>
    <w:p>
      <w:r>
        <w:t xml:space="preserve">12.646. Переписка ведётся по адресам, указанным в реквизитах.</w:t>
      </w:r>
    </w:p>
    <w:p>
      <w:r>
        <w:t xml:space="preserve">12.647. Стороны уведомляют друг друга об изменении реквизитов.</w:t>
      </w:r>
    </w:p>
    <w:p>
      <w:r>
        <w:t xml:space="preserve">12.648. Настоящий пункт не изменяет распределения рисков между Сторонами.</w:t>
      </w:r>
    </w:p>
    <w:p>
      <w:r>
        <w:t xml:space="preserve">12.649. Приложения оформляются в том же порядке, что и Договор.</w:t>
      </w:r>
    </w:p>
    <w:p>
      <w:r>
        <w:t xml:space="preserve">12.650. Контрольная величина: </w:t>
      </w:r>
      <w:r>
        <w:t xml:space="preserve">46 000 (сорок шесть тысяч) ₽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12.651. Документы направляются способом, позволяющим подтвердить отправку.</w:t>
      </w:r>
    </w:p>
    <w:p>
      <w:r>
        <w:t xml:space="preserve">12.652. Стороны действуют добросовестно и разумно.</w:t>
      </w:r>
    </w:p>
    <w:p>
      <w:r>
        <w:t xml:space="preserve">12.653. Переписка ведётся по адресам, указанным в реквизитах.</w:t>
      </w:r>
    </w:p>
    <w:p>
      <w:r>
        <w:t xml:space="preserve">12.654. Стороны уведомляют друг друга об изменении реквизитов.</w:t>
      </w:r>
    </w:p>
    <w:p>
      <w:r>
        <w:t xml:space="preserve">12.655. Настоящий пункт не изменяет распределения рисков между Сторонами.</w:t>
      </w:r>
    </w:p>
    <w:p>
      <w:r>
        <w:t xml:space="preserve">12.656. Приложения оформляются в том же порядке, что и Договор.</w:t>
      </w:r>
    </w:p>
    <w:p>
      <w:r>
        <w:t xml:space="preserve">12.657. Стороны вправе привлекать третьих лиц с письменного согласия.</w:t>
      </w:r>
    </w:p>
    <w:p>
      <w:r>
        <w:t xml:space="preserve">12.658. Документы направляются способом, позволяющим подтвердить отправку.</w:t>
      </w:r>
    </w:p>
    <w:p>
      <w:r>
        <w:t xml:space="preserve">12.659. Стороны действуют добросовестно и разумно.</w:t>
      </w:r>
    </w:p>
    <w:p>
      <w:r>
        <w:t xml:space="preserve">12.660. Переписка ведётся по адресам, указанным в реквизитах.</w:t>
      </w:r>
    </w:p>
    <w:p>
      <w:r>
        <w:t xml:space="preserve">12.661. Стороны уведомляют друг друга об изменении реквизитов.</w:t>
      </w:r>
    </w:p>
    <w:p>
      <w:r>
        <w:t xml:space="preserve">12.662. Настоящий пункт не изменяет распределения рисков между Сторонами.</w:t>
      </w:r>
    </w:p>
    <w:p>
      <w:r>
        <w:t xml:space="preserve">12.663. Приложения оформляются в том же порядке, что и Договор.</w:t>
      </w:r>
    </w:p>
    <w:p>
      <w:r>
        <w:t xml:space="preserve">12.664. Стороны вправе привлекать третьих лиц с письменного согласия.</w:t>
      </w:r>
    </w:p>
    <w:p>
      <w:r>
        <w:t xml:space="preserve">12.665. Документы направляются способом, позволяющим подтвердить отправку.</w:t>
      </w:r>
    </w:p>
    <w:p>
      <w:r>
        <w:t xml:space="preserve">12.666. Стороны действуют добросовестно и разумно.</w:t>
      </w:r>
    </w:p>
    <w:p>
      <w:r>
        <w:t xml:space="preserve">12.667. Переписка ведётся по адресам, указанным в реквизитах.</w:t>
      </w:r>
    </w:p>
    <w:p>
      <w:r>
        <w:t xml:space="preserve">12.668. Стороны уведомляют друг друга об изменении реквизитов.</w:t>
      </w:r>
    </w:p>
    <w:p>
      <w:r>
        <w:t xml:space="preserve">12.669. Настоящий пункт не изменяет распределения рисков между Сторонами.</w:t>
      </w:r>
    </w:p>
    <w:p>
      <w:r>
        <w:t xml:space="preserve">12.670. Приложения оформляются в том же порядке, что и Договор.</w:t>
      </w:r>
    </w:p>
    <w:p>
      <w:r>
        <w:t xml:space="preserve">12.671. Стороны вправе привлекать третьих лиц с письменного согласия.</w:t>
      </w:r>
    </w:p>
    <w:p>
      <w:r>
        <w:t xml:space="preserve">12.672. Документы направляются способом, позволяющим подтвердить отправку.</w:t>
      </w:r>
    </w:p>
    <w:p>
      <w:r>
        <w:t xml:space="preserve">12.673. Стороны действуют добросовестно и разумно.</w:t>
      </w:r>
    </w:p>
    <w:p>
      <w:r>
        <w:t xml:space="preserve">12.674. Переписка ведётся по адресам, указанным в реквизитах.</w:t>
      </w:r>
    </w:p>
    <w:p>
      <w:r>
        <w:t xml:space="preserve">12.675. Стороны уведомляют друг друга об изменении реквизитов.</w:t>
      </w:r>
    </w:p>
    <w:p>
      <w:r>
        <w:t xml:space="preserve">12.676. Настоящий пункт не изменяет распределения рисков между Сторонами.</w:t>
      </w:r>
    </w:p>
    <w:p>
      <w:r>
        <w:t xml:space="preserve">12.677. Приложения оформляются в том же порядке, что и Договор.</w:t>
      </w:r>
    </w:p>
    <w:p>
      <w:r>
        <w:t xml:space="preserve">12.678. Стороны вправе привлекать третьих лиц с письменного согласия.</w:t>
      </w:r>
    </w:p>
    <w:p>
      <w:r>
        <w:t xml:space="preserve">12.679. Документы направляются способом, позволяющим подтвердить отправку.</w:t>
      </w:r>
    </w:p>
    <w:p>
      <w:r>
        <w:t xml:space="preserve">12.680. Стороны действуют добросовестно и разумно.</w:t>
      </w:r>
    </w:p>
    <w:p>
      <w:r>
        <w:t xml:space="preserve">12.681. Переписка ведётся по адресам, указанным в реквизитах.</w:t>
      </w:r>
    </w:p>
    <w:p>
      <w:r>
        <w:t xml:space="preserve">12.682. Стороны уведомляют друг друга об изменении реквизитов.</w:t>
      </w:r>
    </w:p>
    <w:p>
      <w:r>
        <w:t xml:space="preserve">12.683. Настоящий пункт не изменяет распределения рисков между Сторонами.</w:t>
      </w:r>
    </w:p>
    <w:p>
      <w:r>
        <w:t xml:space="preserve">12.684. Приложения оформляются в том же порядке, что и Договор.</w:t>
      </w:r>
    </w:p>
    <w:p>
      <w:r>
        <w:t xml:space="preserve">12.685. Стороны вправе привлекать третьих лиц с письменного согласия.</w:t>
      </w:r>
    </w:p>
    <w:p>
      <w:r>
        <w:t xml:space="preserve">12.686. Документы направляются способом, позволяющим подтвердить отправку.</w:t>
      </w:r>
    </w:p>
    <w:p>
      <w:r>
        <w:t xml:space="preserve">12.687. Стороны действуют добросовестно и разумно.</w:t>
      </w:r>
    </w:p>
    <w:p>
      <w:r>
        <w:t xml:space="preserve">12.688. Переписка ведётся по адресам, указанным в реквизитах.</w:t>
      </w:r>
    </w:p>
    <w:p>
      <w:r>
        <w:t xml:space="preserve">12.689. Стороны уведомляют друг друга об изменении реквизитов.</w:t>
      </w:r>
    </w:p>
    <w:p>
      <w:r>
        <w:t xml:space="preserve">12.690. Настоящий пункт не изменяет распределения рисков между Сторонами.</w:t>
      </w:r>
    </w:p>
    <w:p>
      <w:r>
        <w:t xml:space="preserve">12.691. Приложения оформляются в том же порядке, что и Договор.</w:t>
      </w:r>
    </w:p>
    <w:p>
      <w:r>
        <w:t xml:space="preserve">12.692. Стороны вправе привлекать третьих лиц с письменного согласия.</w:t>
      </w:r>
    </w:p>
    <w:p>
      <w:r>
        <w:t xml:space="preserve">12.693. Документы направляются способом, позволяющим подтвердить отправку.</w:t>
      </w:r>
    </w:p>
    <w:p>
      <w:r>
        <w:t xml:space="preserve">12.694. Стороны действуют добросовестно и разумно.</w:t>
      </w:r>
    </w:p>
    <w:p>
      <w:r>
        <w:t xml:space="preserve">12.695. Переписка ведётся по адресам, указанным в реквизитах.</w:t>
      </w:r>
    </w:p>
    <w:p>
      <w:r>
        <w:t xml:space="preserve">12.696. Стороны уведомляют друг друга об изменении реквизитов.</w:t>
      </w:r>
    </w:p>
    <w:p>
      <w:r>
        <w:t xml:space="preserve">12.697. Настоящий пункт не изменяет распределения рисков между Сторонами.</w:t>
      </w:r>
    </w:p>
    <w:p>
      <w:r>
        <w:t xml:space="preserve">12.698. Приложения оформляются в том же порядке, что и Договор.</w:t>
      </w:r>
    </w:p>
    <w:p>
      <w:r>
        <w:t xml:space="preserve">12.699. Стороны вправе привлекать третьих лиц с письменного согласия.</w:t>
      </w:r>
    </w:p>
    <w:p>
      <w:r>
        <w:t xml:space="preserve">12.700. Контрольная величина: </w:t>
      </w:r>
      <w:r>
        <w:t xml:space="preserve">66300000 (Шестьдесят шесть миллионов триста тысяч) рублей 0 коп.</w:t>
      </w:r>
      <w:r>
        <w:t xml:space="preserve">.</w:t>
      </w:r>
    </w:p>
    <w:p>
      <w:r>
        <w:t xml:space="preserve">12.701. Стороны действуют добросовестно и разумно.</w:t>
      </w:r>
    </w:p>
    <w:p>
      <w:r>
        <w:t xml:space="preserve">12.702. Переписка ведётся по адресам, указанным в реквизитах.</w:t>
      </w:r>
    </w:p>
    <w:p>
      <w:r>
        <w:t xml:space="preserve">12.703. Стороны уведомляют друг друга об изменении реквизитов.</w:t>
      </w:r>
    </w:p>
    <w:p>
      <w:r>
        <w:t xml:space="preserve">12.704. Настоящий пункт не изменяет распределения рисков между Сторонами.</w:t>
      </w:r>
    </w:p>
    <w:p>
      <w:r>
        <w:t xml:space="preserve">12.705. Приложения оформляются в том же порядке, что и Договор.</w:t>
      </w:r>
    </w:p>
    <w:p>
      <w:r>
        <w:t xml:space="preserve">12.706. Стороны вправе привлекать третьих лиц с письменного согласия.</w:t>
      </w:r>
    </w:p>
    <w:p>
      <w:r>
        <w:t xml:space="preserve">12.707. Документы направляются способом, позволяющим подтвердить отправку.</w:t>
      </w:r>
    </w:p>
    <w:p>
      <w:r>
        <w:t xml:space="preserve">12.708. Стороны действуют добросовестно и разумно.</w:t>
      </w:r>
    </w:p>
    <w:p>
      <w:r>
        <w:t xml:space="preserve">12.709. Переписка ведётся по адресам, указанным в реквизитах.</w:t>
      </w:r>
    </w:p>
    <w:p>
      <w:r>
        <w:t xml:space="preserve">12.710. Стороны уведомляют друг друга об изменении реквизитов.</w:t>
      </w:r>
    </w:p>
    <w:p>
      <w:r>
        <w:t xml:space="preserve">12.711. Настоящий пункт не изменяет распределения рисков между Сторонами.</w:t>
      </w:r>
    </w:p>
    <w:p>
      <w:r>
        <w:t xml:space="preserve">12.712. Приложения оформляются в том же порядке, что и Договор.</w:t>
      </w:r>
    </w:p>
    <w:p>
      <w:r>
        <w:t xml:space="preserve">12.713. Стороны вправе привлекать третьих лиц с письменного согласия.</w:t>
      </w:r>
    </w:p>
    <w:p>
      <w:r>
        <w:t xml:space="preserve">12.714. Документы направляются способом, позволяющим подтвердить отправку.</w:t>
      </w:r>
    </w:p>
    <w:p>
      <w:r>
        <w:t xml:space="preserve">12.715. Стороны действуют добросовестно и разумно.</w:t>
      </w:r>
    </w:p>
    <w:p>
      <w:r>
        <w:t xml:space="preserve">12.716. Переписка ведётся по адресам, указанным в реквизитах.</w:t>
      </w:r>
    </w:p>
    <w:p>
      <w:r>
        <w:t xml:space="preserve">12.717. Стороны уведомляют друг друга об изменении реквизитов.</w:t>
      </w:r>
    </w:p>
    <w:p>
      <w:r>
        <w:t xml:space="preserve">12.718. Настоящий пункт не изменяет распределения рисков между Сторонами.</w:t>
      </w:r>
    </w:p>
    <w:p>
      <w:r>
        <w:t xml:space="preserve">12.719. Приложения оформляются в том же порядке, что и Договор.</w:t>
      </w:r>
    </w:p>
    <w:p>
      <w:r>
        <w:t xml:space="preserve">12.720. Стороны вправе привлекать третьих лиц с письменного согласия.</w:t>
      </w:r>
    </w:p>
    <w:p>
      <w:r>
        <w:t xml:space="preserve">12.721. Документы направляются способом, позволяющим подтвердить отправку.</w:t>
      </w:r>
    </w:p>
    <w:p>
      <w:r>
        <w:t xml:space="preserve">12.722. Стороны действуют добросовестно и разумно.</w:t>
      </w:r>
    </w:p>
    <w:p>
      <w:r>
        <w:t xml:space="preserve">12.723. Переписка ведётся по адресам, указанным в реквизитах.</w:t>
      </w:r>
    </w:p>
    <w:p>
      <w:r>
        <w:t xml:space="preserve">12.724. Стороны уведомляют друг друга об изменении реквизитов.</w:t>
      </w:r>
    </w:p>
    <w:p>
      <w:r>
        <w:t xml:space="preserve">12.725. Настоящий пункт не изменяет распределения рисков между Сторонами.</w:t>
      </w:r>
    </w:p>
    <w:p>
      <w:r>
        <w:t xml:space="preserve">12.726. Приложения оформляются в том же порядке, что и Договор.</w:t>
      </w:r>
    </w:p>
    <w:p>
      <w:r>
        <w:t xml:space="preserve">12.727. Стороны вправе привлекать третьих лиц с письменного согласия.</w:t>
      </w:r>
    </w:p>
    <w:p>
      <w:r>
        <w:t xml:space="preserve">12.728. Документы направляются способом, позволяющим подтвердить отправку.</w:t>
      </w:r>
    </w:p>
    <w:p>
      <w:r>
        <w:t xml:space="preserve">12.729. Стороны действуют добросовестно и разумно.</w:t>
      </w:r>
    </w:p>
    <w:p>
      <w:r>
        <w:t xml:space="preserve">12.730. Переписка ведётся по адресам, указанным в реквизитах.</w:t>
      </w:r>
    </w:p>
    <w:p>
      <w:r>
        <w:t xml:space="preserve">12.731. Стороны уведомляют друг друга об изменении реквизитов.</w:t>
      </w:r>
    </w:p>
    <w:p>
      <w:r>
        <w:t xml:space="preserve">12.732. Настоящий пункт не изменяет распределения рисков между Сторонами.</w:t>
      </w:r>
    </w:p>
    <w:p>
      <w:r>
        <w:t xml:space="preserve">12.733. Приложения оформляются в том же порядке, что и Договор.</w:t>
      </w:r>
    </w:p>
    <w:p>
      <w:r>
        <w:t xml:space="preserve">12.734. Стороны вправе привлекать третьих лиц с письменного согласия.</w:t>
      </w:r>
    </w:p>
    <w:p>
      <w:r>
        <w:t xml:space="preserve">12.735. Документы направляются способом, позволяющим подтвердить отправку.</w:t>
      </w:r>
    </w:p>
    <w:p>
      <w:r>
        <w:t xml:space="preserve">12.736. Стороны действуют добросовестно и разумно.</w:t>
      </w:r>
    </w:p>
    <w:p>
      <w:r>
        <w:t xml:space="preserve">12.737. Переписка ведётся по адресам, указанным в реквизитах.</w:t>
      </w:r>
    </w:p>
    <w:p>
      <w:r>
        <w:t xml:space="preserve">12.738. Стороны уведомляют друг друга об изменении реквизитов.</w:t>
      </w:r>
    </w:p>
    <w:p>
      <w:r>
        <w:t xml:space="preserve">12.739. Настоящий пункт не изменяет распределения рисков между Сторонами.</w:t>
      </w:r>
    </w:p>
    <w:p>
      <w:r>
        <w:t xml:space="preserve">12.740. Приложения оформляются в том же порядке, что и Договор.</w:t>
      </w:r>
    </w:p>
    <w:p>
      <w:r>
        <w:t xml:space="preserve">12.741. Стороны вправе привлекать третьих лиц с письменного согласия.</w:t>
      </w:r>
    </w:p>
    <w:p>
      <w:r>
        <w:t xml:space="preserve">12.742. Документы направляются способом, позволяющим подтвердить отправку.</w:t>
      </w:r>
    </w:p>
    <w:p>
      <w:r>
        <w:t xml:space="preserve">12.743. Стороны действуют добросовестно и разумно.</w:t>
      </w:r>
    </w:p>
    <w:p>
      <w:r>
        <w:t xml:space="preserve">12.744. Переписка ведётся по адресам, указанным в реквизитах.</w:t>
      </w:r>
    </w:p>
    <w:p>
      <w:r>
        <w:t xml:space="preserve">12.745. Стороны уведомляют друг друга об изменении реквизитов.</w:t>
      </w:r>
    </w:p>
    <w:p>
      <w:r>
        <w:t xml:space="preserve">12.746. Настоящий пункт не изменяет распределения рисков между Сторонами.</w:t>
      </w:r>
    </w:p>
    <w:p>
      <w:r>
        <w:t xml:space="preserve">12.747. Приложения оформляются в том же порядке, что и Договор.</w:t>
      </w:r>
    </w:p>
    <w:p>
      <w:r>
        <w:t xml:space="preserve">12.748. Стороны вправе привлекать третьих лиц с письменного согласия.</w:t>
      </w:r>
    </w:p>
    <w:p>
      <w:r>
        <w:t xml:space="preserve">12.749. Документы направляются способом, позволяющим подтвердить отправку.</w:t>
      </w:r>
    </w:p>
    <w:p>
      <w:r>
        <w:t xml:space="preserve">12.750. Контрольная величина: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12.751. Переписка ведётся по адресам, указанным в реквизитах.</w:t>
      </w:r>
    </w:p>
    <w:p>
      <w:r>
        <w:t xml:space="preserve">12.752. Стороны уведомляют друг друга об изменении реквизитов.</w:t>
      </w:r>
    </w:p>
    <w:p>
      <w:r>
        <w:t xml:space="preserve">12.753. Настоящий пункт не изменяет распределения рисков между Сторонами.</w:t>
      </w:r>
    </w:p>
    <w:p>
      <w:r>
        <w:t xml:space="preserve">12.754. Приложения оформляются в том же порядке, что и Договор.</w:t>
      </w:r>
    </w:p>
    <w:p>
      <w:r>
        <w:t xml:space="preserve">12.755. Стороны вправе привлекать третьих лиц с письменного согласия.</w:t>
      </w:r>
    </w:p>
    <w:p>
      <w:r>
        <w:t xml:space="preserve">12.756. Документы направляются способом, позволяющим подтвердить отправку.</w:t>
      </w:r>
    </w:p>
    <w:p>
      <w:r>
        <w:t xml:space="preserve">12.757. Стороны действуют добросовестно и разумно.</w:t>
      </w:r>
    </w:p>
    <w:p>
      <w:r>
        <w:t xml:space="preserve">12.758. Переписка ведётся по адресам, указанным в реквизитах.</w:t>
      </w:r>
    </w:p>
    <w:p>
      <w:r>
        <w:t xml:space="preserve">12.759. Стороны уведомляют друг друга об изменении реквизитов.</w:t>
      </w:r>
    </w:p>
    <w:p>
      <w:r>
        <w:t xml:space="preserve">12.760. Настоящий пункт не изменяет распределения рисков между Сторонами.</w:t>
      </w:r>
    </w:p>
    <w:p>
      <w:r>
        <w:t xml:space="preserve">12.761. Приложения оформляются в том же порядке, что и Договор.</w:t>
      </w:r>
    </w:p>
    <w:p>
      <w:r>
        <w:t xml:space="preserve">12.762. Стороны вправе привлекать третьих лиц с письменного согласия.</w:t>
      </w:r>
    </w:p>
    <w:p>
      <w:r>
        <w:t xml:space="preserve">12.763. Документы направляются способом, позволяющим подтвердить отправку.</w:t>
      </w:r>
    </w:p>
    <w:p>
      <w:r>
        <w:t xml:space="preserve">12.764. Стороны действуют добросовестно и разумно.</w:t>
      </w:r>
    </w:p>
    <w:p>
      <w:r>
        <w:t xml:space="preserve">12.765. Переписка ведётся по адресам, указанным в реквизитах.</w:t>
      </w:r>
    </w:p>
    <w:p>
      <w:r>
        <w:t xml:space="preserve">12.766. Стороны уведомляют друг друга об изменении реквизитов.</w:t>
      </w:r>
    </w:p>
    <w:p>
      <w:r>
        <w:t xml:space="preserve">12.767. Настоящий пункт не изменяет распределения рисков между Сторонами.</w:t>
      </w:r>
    </w:p>
    <w:p>
      <w:r>
        <w:t xml:space="preserve">12.768. Приложения оформляются в том же порядке, что и Договор.</w:t>
      </w:r>
    </w:p>
    <w:p>
      <w:r>
        <w:t xml:space="preserve">12.769. Стороны вправе привлекать третьих лиц с письменного согласия.</w:t>
      </w:r>
    </w:p>
    <w:p>
      <w:r>
        <w:t xml:space="preserve">12.770. Документы направляются способом, позволяющим подтвердить отправку.</w:t>
      </w:r>
    </w:p>
    <w:p>
      <w:r>
        <w:t xml:space="preserve">12.771. Стороны действуют добросовестно и разумно.</w:t>
      </w:r>
    </w:p>
    <w:p>
      <w:r>
        <w:t xml:space="preserve">12.772. Переписка ведётся по адресам, указанным в реквизитах.</w:t>
      </w:r>
    </w:p>
    <w:p>
      <w:r>
        <w:t xml:space="preserve">12.773. Стороны уведомляют друг друга об изменении реквизитов.</w:t>
      </w:r>
    </w:p>
    <w:p>
      <w:r>
        <w:t xml:space="preserve">12.774. Настоящий пункт не изменяет распределения рисков между Сторонами.</w:t>
      </w:r>
    </w:p>
    <w:p>
      <w:r>
        <w:t xml:space="preserve">12.775. Приложения оформляются в том же порядке, что и Договор.</w:t>
      </w:r>
    </w:p>
    <w:p>
      <w:r>
        <w:t xml:space="preserve">12.776. Стороны вправе привлекать третьих лиц с письменного согласия.</w:t>
      </w:r>
    </w:p>
    <w:p>
      <w:r>
        <w:t xml:space="preserve">12.777. Документы направляются способом, позволяющим подтвердить отправку.</w:t>
      </w:r>
    </w:p>
    <w:p>
      <w:r>
        <w:t xml:space="preserve">12.778. Стороны действуют добросовестно и разумно.</w:t>
      </w:r>
    </w:p>
    <w:p>
      <w:r>
        <w:t xml:space="preserve">12.779. Переписка ведётся по адресам, указанным в реквизитах.</w:t>
      </w:r>
    </w:p>
    <w:p>
      <w:r>
        <w:t xml:space="preserve">12.780. Стороны уведомляют друг друга об изменении реквизитов.</w:t>
      </w:r>
    </w:p>
    <w:p>
      <w:r>
        <w:t xml:space="preserve">12.781. Настоящий пункт не изменяет распределения рисков между Сторонами.</w:t>
      </w:r>
    </w:p>
    <w:p>
      <w:r>
        <w:t xml:space="preserve">12.782. Приложения оформляются в том же порядке, что и Договор.</w:t>
      </w:r>
    </w:p>
    <w:p>
      <w:r>
        <w:t xml:space="preserve">12.783. Стороны вправе привлекать третьих лиц с письменного согласия.</w:t>
      </w:r>
    </w:p>
    <w:p>
      <w:r>
        <w:t xml:space="preserve">12.784. Документы направляются способом, позволяющим подтвердить отправку.</w:t>
      </w:r>
    </w:p>
    <w:p>
      <w:r>
        <w:t xml:space="preserve">12.785. Стороны действуют добросовестно и разумно.</w:t>
      </w:r>
    </w:p>
    <w:p>
      <w:r>
        <w:t xml:space="preserve">12.786. Переписка ведётся по адресам, указанным в реквизитах.</w:t>
      </w:r>
    </w:p>
    <w:p>
      <w:r>
        <w:t xml:space="preserve">12.787. Стороны уведомляют друг друга об изменении реквизитов.</w:t>
      </w:r>
    </w:p>
    <w:p>
      <w:r>
        <w:t xml:space="preserve">12.788. Настоящий пункт не изменяет распределения рисков между Сторонами.</w:t>
      </w:r>
    </w:p>
    <w:p>
      <w:r>
        <w:t xml:space="preserve">12.789. Приложения оформляются в том же порядке, что и Договор.</w:t>
      </w:r>
    </w:p>
    <w:p>
      <w:r>
        <w:t xml:space="preserve">12.790. Стороны вправе привлекать третьих лиц с письменного согласия.</w:t>
      </w:r>
    </w:p>
    <w:p>
      <w:r>
        <w:t xml:space="preserve">12.791. Документы направляются способом, позволяющим подтвердить отправку.</w:t>
      </w:r>
    </w:p>
    <w:p>
      <w:r>
        <w:t xml:space="preserve">12.792. Стороны действуют добросовестно и разумно.</w:t>
      </w:r>
    </w:p>
    <w:p>
      <w:r>
        <w:t xml:space="preserve">12.793. Переписка ведётся по адресам, указанным в реквизитах.</w:t>
      </w:r>
    </w:p>
    <w:p>
      <w:r>
        <w:t xml:space="preserve">12.794. Стороны уведомляют друг друга об изменении реквизитов.</w:t>
      </w:r>
    </w:p>
    <w:p>
      <w:r>
        <w:t xml:space="preserve">12.795. Настоящий пункт не изменяет распределения рисков между Сторонами.</w:t>
      </w:r>
    </w:p>
    <w:p>
      <w:r>
        <w:t xml:space="preserve">12.796. Приложения оформляются в том же порядке, что и Договор.</w:t>
      </w:r>
    </w:p>
    <w:p>
      <w:r>
        <w:t xml:space="preserve">12.797. Стороны вправе привлекать третьих лиц с письменного согласия.</w:t>
      </w:r>
    </w:p>
    <w:p>
      <w:r>
        <w:t xml:space="preserve">12.798. Документы направляются способом, позволяющим подтвердить отправку.</w:t>
      </w:r>
    </w:p>
    <w:p>
      <w:r>
        <w:t xml:space="preserve">12.799. Стороны действуют добросовестно и разумно.</w:t>
      </w:r>
    </w:p>
    <w:p>
      <w:r>
        <w:t xml:space="preserve">12.800. Контрольная величина: </w:t>
      </w:r>
      <w:r>
        <w:t xml:space="preserve">Триста шестьдесят две тысячи рублей 50 копеек</w:t>
      </w:r>
      <w:r>
        <w:t xml:space="preserve">, в том числе НДС</w:t>
      </w:r>
      <w:r>
        <w:t xml:space="preserve">.</w:t>
      </w:r>
    </w:p>
    <w:p>
      <w:r>
        <w:t xml:space="preserve">12.801. Стороны уведомляют друг друга об изменении реквизитов.</w:t>
      </w:r>
    </w:p>
    <w:p>
      <w:r>
        <w:t xml:space="preserve">12.802. Настоящий пункт не изменяет распределения рисков между Сторонами.</w:t>
      </w:r>
    </w:p>
    <w:p>
      <w:r>
        <w:t xml:space="preserve">12.803. Приложения оформляются в том же порядке, что и Договор.</w:t>
      </w:r>
    </w:p>
    <w:p>
      <w:r>
        <w:t xml:space="preserve">12.804. Стороны вправе привлекать третьих лиц с письменного согласия.</w:t>
      </w:r>
    </w:p>
    <w:p>
      <w:r>
        <w:t xml:space="preserve">12.805. Документы направляются способом, позволяющим подтвердить отправку.</w:t>
      </w:r>
    </w:p>
    <w:p>
      <w:r>
        <w:t xml:space="preserve">12.806. Стороны действуют добросовестно и разумно.</w:t>
      </w:r>
    </w:p>
    <w:p>
      <w:r>
        <w:t xml:space="preserve">12.807. Переписка ведётся по адресам, указанным в реквизитах.</w:t>
      </w:r>
    </w:p>
    <w:p>
      <w:r>
        <w:t xml:space="preserve">12.808. Стороны уведомляют друг друга об изменении реквизитов.</w:t>
      </w:r>
    </w:p>
    <w:p>
      <w:r>
        <w:t xml:space="preserve">12.809. Настоящий пункт не изменяет распределения рисков между Сторонами.</w:t>
      </w:r>
    </w:p>
    <w:p>
      <w:r>
        <w:t xml:space="preserve">12.810. Приложения оформляются в том же порядке, что и Договор.</w:t>
      </w:r>
    </w:p>
    <w:p>
      <w:r>
        <w:t xml:space="preserve">12.811. Стороны вправе привлекать третьих лиц с письменного согласия.</w:t>
      </w:r>
    </w:p>
    <w:p>
      <w:r>
        <w:t xml:space="preserve">12.812. Документы направляются способом, позволяющим подтвердить отправку.</w:t>
      </w:r>
    </w:p>
    <w:p>
      <w:r>
        <w:t xml:space="preserve">12.813. Стороны действуют добросовестно и разумно.</w:t>
      </w:r>
    </w:p>
    <w:p>
      <w:r>
        <w:t xml:space="preserve">12.814. Переписка ведётся по адресам, указанным в реквизитах.</w:t>
      </w:r>
    </w:p>
    <w:p>
      <w:r>
        <w:t xml:space="preserve">12.815. Стороны уведомляют друг друга об изменении реквизитов.</w:t>
      </w:r>
    </w:p>
    <w:p>
      <w:r>
        <w:t xml:space="preserve">12.816. Настоящий пункт не изменяет распределения рисков между Сторонами.</w:t>
      </w:r>
    </w:p>
    <w:p>
      <w:r>
        <w:t xml:space="preserve">12.817. Приложения оформляются в том же порядке, что и Договор.</w:t>
      </w:r>
    </w:p>
    <w:p>
      <w:r>
        <w:t xml:space="preserve">12.818. Стороны вправе привлекать третьих лиц с письменного согласия.</w:t>
      </w:r>
    </w:p>
    <w:p>
      <w:r>
        <w:t xml:space="preserve">12.819. Документы направляются способом, позволяющим подтвердить отправку.</w:t>
      </w:r>
    </w:p>
    <w:p>
      <w:r>
        <w:t xml:space="preserve">12.820. Стороны действуют добросовестно и разумно.</w:t>
      </w:r>
    </w:p>
    <w:p>
      <w:r>
        <w:t xml:space="preserve">12.821. Переписка ведётся по адресам, указанным в реквизитах.</w:t>
      </w:r>
    </w:p>
    <w:p>
      <w:r>
        <w:t xml:space="preserve">12.822. Стороны уведомляют друг друга об изменении реквизитов.</w:t>
      </w:r>
    </w:p>
    <w:p>
      <w:r>
        <w:t xml:space="preserve">12.823. Настоящий пункт не изменяет распределения рисков между Сторонами.</w:t>
      </w:r>
    </w:p>
    <w:p>
      <w:r>
        <w:t xml:space="preserve">12.824. Приложения оформляются в том же порядке, что и Договор.</w:t>
      </w:r>
    </w:p>
    <w:p>
      <w:r>
        <w:t xml:space="preserve">12.825. Стороны вправе привлекать третьих лиц с письменного согласия.</w:t>
      </w:r>
    </w:p>
    <w:p>
      <w:r>
        <w:t xml:space="preserve">12.826. Документы направляются способом, позволяющим подтвердить отправку.</w:t>
      </w:r>
    </w:p>
    <w:p>
      <w:r>
        <w:t xml:space="preserve">12.827. Стороны действуют добросовестно и разумно.</w:t>
      </w:r>
    </w:p>
    <w:p>
      <w:r>
        <w:t xml:space="preserve">12.828. Переписка ведётся по адресам, указанным в реквизитах.</w:t>
      </w:r>
    </w:p>
    <w:p>
      <w:r>
        <w:t xml:space="preserve">12.829. Стороны уведомляют друг друга об изменении реквизитов.</w:t>
      </w:r>
    </w:p>
    <w:p>
      <w:r>
        <w:t xml:space="preserve">12.830. Настоящий пункт не изменяет распределения рисков между Сторонами.</w:t>
      </w:r>
    </w:p>
    <w:p>
      <w:r>
        <w:t xml:space="preserve">12.831. Приложения оформляются в том же порядке, что и Договор.</w:t>
      </w:r>
    </w:p>
    <w:p>
      <w:r>
        <w:t xml:space="preserve">12.832. Стороны вправе привлекать третьих лиц с письменного согласия.</w:t>
      </w:r>
    </w:p>
    <w:p>
      <w:r>
        <w:t xml:space="preserve">12.833. Документы направляются способом, позволяющим подтвердить отправку.</w:t>
      </w:r>
    </w:p>
    <w:p>
      <w:r>
        <w:t xml:space="preserve">12.834. Стороны действуют добросовестно и разумно.</w:t>
      </w:r>
    </w:p>
    <w:p>
      <w:r>
        <w:t xml:space="preserve">12.835. Переписка ведётся по адресам, указанным в реквизитах.</w:t>
      </w:r>
    </w:p>
    <w:p>
      <w:r>
        <w:t xml:space="preserve">12.836. Стороны уведомляют друг друга об изменении реквизитов.</w:t>
      </w:r>
    </w:p>
    <w:p>
      <w:r>
        <w:t xml:space="preserve">12.837. Настоящий пункт не изменяет распределения рисков между Сторонами.</w:t>
      </w:r>
    </w:p>
    <w:p>
      <w:r>
        <w:t xml:space="preserve">12.838. Приложения оформляются в том же порядке, что и Договор.</w:t>
      </w:r>
    </w:p>
    <w:p>
      <w:r>
        <w:t xml:space="preserve">12.839. Стороны вправе привлекать третьих лиц с письменного согласия.</w:t>
      </w:r>
    </w:p>
    <w:p>
      <w:r>
        <w:t xml:space="preserve">12.840. Документы направляются способом, позволяющим подтвердить отправку.</w:t>
      </w:r>
    </w:p>
    <w:p>
      <w:r>
        <w:t xml:space="preserve">12.841. Стороны действуют добросовестно и разумно.</w:t>
      </w:r>
    </w:p>
    <w:p>
      <w:r>
        <w:t xml:space="preserve">12.842. Переписка ведётся по адресам, указанным в реквизитах.</w:t>
      </w:r>
    </w:p>
    <w:p>
      <w:r>
        <w:t xml:space="preserve">12.843. Стороны уведомляют друг друга об изменении реквизитов.</w:t>
      </w:r>
    </w:p>
    <w:p>
      <w:r>
        <w:t xml:space="preserve">12.844. Настоящий пункт не изменяет распределения рисков между Сторонами.</w:t>
      </w:r>
    </w:p>
    <w:p>
      <w:r>
        <w:t xml:space="preserve">12.845. Приложения оформляются в том же порядке, что и Договор.</w:t>
      </w:r>
    </w:p>
    <w:p>
      <w:r>
        <w:t xml:space="preserve">12.846. Стороны вправе привлекать третьих лиц с письменного согласия.</w:t>
      </w:r>
    </w:p>
    <w:p>
      <w:r>
        <w:t xml:space="preserve">12.847. Документы направляются способом, позволяющим подтвердить отправку.</w:t>
      </w:r>
    </w:p>
    <w:p>
      <w:r>
        <w:t xml:space="preserve">12.848. Стороны действуют добросовестно и разумно.</w:t>
      </w:r>
    </w:p>
    <w:p>
      <w:r>
        <w:t xml:space="preserve">12.849. Переписка ведётся по адресам, указанным в реквизитах.</w:t>
      </w:r>
    </w:p>
    <w:p>
      <w:r>
        <w:t xml:space="preserve">12.850. Контрольная величина: </w:t>
      </w:r>
      <w:r>
        <w:t xml:space="preserve">100000 (Сто тысяч) руб.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274 000,0 (двести семьдесят четыре тысячи) рублей</w:t>
      </w:r>
      <w:r>
        <w:t xml:space="preserve">.</w:t>
      </w:r>
    </w:p>
    <w:p>
      <w:r>
        <w:t xml:space="preserve">12.851. Настоящий пункт не изменяет распределения рисков между Сторонами.</w:t>
      </w:r>
    </w:p>
    <w:p>
      <w:r>
        <w:t xml:space="preserve">12.852. Приложения оформляются в том же порядке, что и Договор.</w:t>
      </w:r>
    </w:p>
    <w:p>
      <w:r>
        <w:t xml:space="preserve">12.853. Стороны вправе привлекать третьих лиц с письменного согласия.</w:t>
      </w:r>
    </w:p>
    <w:p>
      <w:r>
        <w:t xml:space="preserve">12.854. Документы направляются способом, позволяющим подтвердить отправку.</w:t>
      </w:r>
    </w:p>
    <w:p>
      <w:r>
        <w:t xml:space="preserve">12.855. Стороны действуют добросовестно и разумно.</w:t>
      </w:r>
    </w:p>
    <w:p>
      <w:r>
        <w:t xml:space="preserve">12.856. Переписка ведётся по адресам, указанным в реквизитах.</w:t>
      </w:r>
    </w:p>
    <w:p>
      <w:r>
        <w:t xml:space="preserve">12.857. Стороны уведомляют друг друга об изменении реквизитов.</w:t>
      </w:r>
    </w:p>
    <w:p>
      <w:r>
        <w:t xml:space="preserve">12.858. Настоящий пункт не изменяет распределения рисков между Сторонами.</w:t>
      </w:r>
    </w:p>
    <w:p>
      <w:r>
        <w:t xml:space="preserve">12.859. Приложения оформляются в том же порядке, что и Договор.</w:t>
      </w:r>
    </w:p>
    <w:p>
      <w:r>
        <w:t xml:space="preserve">12.860. Стороны вправе привлекать третьих лиц с письменного согласия.</w:t>
      </w:r>
    </w:p>
    <w:p>
      <w:r>
        <w:t xml:space="preserve">12.861. Документы направляются способом, позволяющим подтвердить отправку.</w:t>
      </w:r>
    </w:p>
    <w:p>
      <w:r>
        <w:t xml:space="preserve">12.862. Стороны действуют добросовестно и разумно.</w:t>
      </w:r>
    </w:p>
    <w:p>
      <w:r>
        <w:t xml:space="preserve">12.863. Переписка ведётся по адресам, указанным в реквизитах.</w:t>
      </w:r>
    </w:p>
    <w:p>
      <w:r>
        <w:t xml:space="preserve">12.864. Стороны уведомляют друг друга об изменении реквизитов.</w:t>
      </w:r>
    </w:p>
    <w:p>
      <w:r>
        <w:t xml:space="preserve">12.865. Настоящий пункт не изменяет распределения рисков между Сторонами.</w:t>
      </w:r>
    </w:p>
    <w:p>
      <w:r>
        <w:t xml:space="preserve">12.866. Приложения оформляются в том же порядке, что и Договор.</w:t>
      </w:r>
    </w:p>
    <w:p>
      <w:r>
        <w:t xml:space="preserve">12.867. Стороны вправе привлекать третьих лиц с письменного согласия.</w:t>
      </w:r>
    </w:p>
    <w:p>
      <w:r>
        <w:t xml:space="preserve">12.868. Документы направляются способом, позволяющим подтвердить отправку.</w:t>
      </w:r>
    </w:p>
    <w:p>
      <w:r>
        <w:t xml:space="preserve">12.869. Стороны действуют добросовестно и разумно.</w:t>
      </w:r>
    </w:p>
    <w:p>
      <w:r>
        <w:t xml:space="preserve">12.870. Переписка ведётся по адресам, указанным в реквизитах.</w:t>
      </w:r>
    </w:p>
    <w:p>
      <w:r>
        <w:t xml:space="preserve">12.871. Стороны уведомляют друг друга об изменении реквизитов.</w:t>
      </w:r>
    </w:p>
    <w:p>
      <w:r>
        <w:t xml:space="preserve">12.872. Настоящий пункт не изменяет распределения рисков между Сторонами.</w:t>
      </w:r>
    </w:p>
    <w:p>
      <w:r>
        <w:t xml:space="preserve">12.873. Приложения оформляются в том же порядке, что и Договор.</w:t>
      </w:r>
    </w:p>
    <w:p>
      <w:r>
        <w:t xml:space="preserve">12.874. Стороны вправе привлекать третьих лиц с письменного согласия.</w:t>
      </w:r>
    </w:p>
    <w:p>
      <w:r>
        <w:t xml:space="preserve">12.875. Документы направляются способом, позволяющим подтвердить отправку.</w:t>
      </w:r>
    </w:p>
    <w:p>
      <w:r>
        <w:t xml:space="preserve">12.876. Стороны действуют добросовестно и разумно.</w:t>
      </w:r>
    </w:p>
    <w:p>
      <w:r>
        <w:t xml:space="preserve">12.877. Переписка ведётся по адресам, указанным в реквизитах.</w:t>
      </w:r>
    </w:p>
    <w:p>
      <w:r>
        <w:t xml:space="preserve">12.878. Стороны уведомляют друг друга об изменении реквизитов.</w:t>
      </w:r>
    </w:p>
    <w:p>
      <w:r>
        <w:t xml:space="preserve">12.879. Настоящий пункт не изменяет распределения рисков между Сторонами.</w:t>
      </w:r>
    </w:p>
    <w:p>
      <w:r>
        <w:t xml:space="preserve">12.880. Приложения оформляются в том же порядке, что и Договор.</w:t>
      </w:r>
    </w:p>
    <w:p>
      <w:r>
        <w:t xml:space="preserve">12.881. Стороны вправе привлекать третьих лиц с письменного согласия.</w:t>
      </w:r>
    </w:p>
    <w:p>
      <w:r>
        <w:t xml:space="preserve">12.882. Документы направляются способом, позволяющим подтвердить отправку.</w:t>
      </w:r>
    </w:p>
    <w:p>
      <w:r>
        <w:t xml:space="preserve">12.883. Стороны действуют добросовестно и разумно.</w:t>
      </w:r>
    </w:p>
    <w:p>
      <w:r>
        <w:t xml:space="preserve">12.884. Переписка ведётся по адресам, указанным в реквизитах.</w:t>
      </w:r>
    </w:p>
    <w:p>
      <w:r>
        <w:t xml:space="preserve">12.885. Стороны уведомляют друг друга об изменении реквизитов.</w:t>
      </w:r>
    </w:p>
    <w:p>
      <w:r>
        <w:t xml:space="preserve">12.886. Настоящий пункт не изменяет распределения рисков между Сторонами.</w:t>
      </w:r>
    </w:p>
    <w:p>
      <w:r>
        <w:t xml:space="preserve">12.887. Приложения оформляются в том же порядке, что и Договор.</w:t>
      </w:r>
    </w:p>
    <w:p>
      <w:r>
        <w:t xml:space="preserve">12.888. Стороны вправе привлекать третьих лиц с письменного согласия.</w:t>
      </w:r>
    </w:p>
    <w:p>
      <w:r>
        <w:t xml:space="preserve">12.889. Документы направляются способом, позволяющим подтвердить отправку.</w:t>
      </w:r>
    </w:p>
    <w:p>
      <w:r>
        <w:t xml:space="preserve">12.890. Стороны действуют добросовестно и разумно.</w:t>
      </w:r>
    </w:p>
    <w:p>
      <w:r>
        <w:t xml:space="preserve">12.891. Переписка ведётся по адресам, указанным в реквизитах.</w:t>
      </w:r>
    </w:p>
    <w:p>
      <w:r>
        <w:t xml:space="preserve">12.892. Стороны уведомляют друг друга об изменении реквизитов.</w:t>
      </w:r>
    </w:p>
    <w:p>
      <w:r>
        <w:t xml:space="preserve">12.893. Настоящий пункт не изменяет распределения рисков между Сторонами.</w:t>
      </w:r>
    </w:p>
    <w:p>
      <w:r>
        <w:t xml:space="preserve">12.894. Приложения оформляются в том же порядке, что и Договор.</w:t>
      </w:r>
    </w:p>
    <w:p>
      <w:r>
        <w:t xml:space="preserve">12.895. Стороны вправе привлекать третьих лиц с письменного согласия.</w:t>
      </w:r>
    </w:p>
    <w:p>
      <w:r>
        <w:t xml:space="preserve">12.896. Документы направляются способом, позволяющим подтвердить отправку.</w:t>
      </w:r>
    </w:p>
    <w:p>
      <w:r>
        <w:t xml:space="preserve">12.897. Стороны действуют добросовестно и разумно.</w:t>
      </w:r>
    </w:p>
    <w:p>
      <w:r>
        <w:t xml:space="preserve">12.898. Переписка ведётся по адресам, указанным в реквизитах.</w:t>
      </w:r>
    </w:p>
    <w:p>
      <w:r>
        <w:t xml:space="preserve">12.899. Стороны уведомляют друг друга об изменении реквизитов.</w:t>
      </w:r>
    </w:p>
    <w:p>
      <w:r>
        <w:t xml:space="preserve">12.900. Контрольная величина: </w:t>
      </w:r>
      <w:r>
        <w:t xml:space="preserve">651000 рублей 0 коп.</w:t>
      </w:r>
      <w:r>
        <w:t xml:space="preserve">.</w:t>
      </w:r>
    </w:p>
    <w:p>
      <w:r>
        <w:t xml:space="preserve">12.901. Приложения оформляются в том же порядке, что и Договор.</w:t>
      </w:r>
    </w:p>
    <w:p>
      <w:r>
        <w:t xml:space="preserve">12.902. Стороны вправе привлекать третьих лиц с письменного согласия.</w:t>
      </w:r>
    </w:p>
    <w:p>
      <w:r>
        <w:t xml:space="preserve">12.903. Документы направляются способом, позволяющим подтвердить отправку.</w:t>
      </w:r>
    </w:p>
    <w:p>
      <w:r>
        <w:t xml:space="preserve">12.904. Стороны действуют добросовестно и разумно.</w:t>
      </w:r>
    </w:p>
    <w:p>
      <w:r>
        <w:t xml:space="preserve">12.905. Переписка ведётся по адресам, указанным в реквизитах.</w:t>
      </w:r>
    </w:p>
    <w:p>
      <w:r>
        <w:t xml:space="preserve">12.906. Стороны уведомляют друг друга об изменении реквизитов.</w:t>
      </w:r>
    </w:p>
    <w:p>
      <w:r>
        <w:t xml:space="preserve">12.907. Настоящий пункт не изменяет распределения рисков между Сторонами.</w:t>
      </w:r>
    </w:p>
    <w:p>
      <w:r>
        <w:t xml:space="preserve">12.908. Приложения оформляются в том же порядке, что и Договор.</w:t>
      </w:r>
    </w:p>
    <w:p>
      <w:r>
        <w:t xml:space="preserve">12.909. Стороны вправе привлекать третьих лиц с письменного согласия.</w:t>
      </w:r>
    </w:p>
    <w:p>
      <w:r>
        <w:t xml:space="preserve">12.910. Документы направляются способом, позволяющим подтвердить отправку.</w:t>
      </w:r>
    </w:p>
    <w:p>
      <w:r>
        <w:t xml:space="preserve">12.911. Стороны действуют добросовестно и разумно.</w:t>
      </w:r>
    </w:p>
    <w:p>
      <w:r>
        <w:t xml:space="preserve">12.912. Переписка ведётся по адресам, указанным в реквизитах.</w:t>
      </w:r>
    </w:p>
    <w:p>
      <w:r>
        <w:t xml:space="preserve">12.913. Стороны уведомляют друг друга об изменении реквизитов.</w:t>
      </w:r>
    </w:p>
    <w:p>
      <w:r>
        <w:t xml:space="preserve">12.914. Настоящий пункт не изменяет распределения рисков между Сторонами.</w:t>
      </w:r>
    </w:p>
    <w:p>
      <w:r>
        <w:t xml:space="preserve">12.915. Приложения оформляются в том же порядке, что и Договор.</w:t>
      </w:r>
    </w:p>
    <w:p>
      <w:r>
        <w:t xml:space="preserve">12.916. Стороны вправе привлекать третьих лиц с письменного согласия.</w:t>
      </w:r>
    </w:p>
    <w:p>
      <w:r>
        <w:t xml:space="preserve">12.917. Документы направляются способом, позволяющим подтвердить отправку.</w:t>
      </w:r>
    </w:p>
    <w:p>
      <w:r>
        <w:t xml:space="preserve">12.918. Стороны действуют добросовестно и разумно.</w:t>
      </w:r>
    </w:p>
    <w:p>
      <w:r>
        <w:t xml:space="preserve">12.919. Переписка ведётся по адресам, указанным в реквизитах.</w:t>
      </w:r>
    </w:p>
    <w:p>
      <w:r>
        <w:t xml:space="preserve">12.920. Стороны уведомляют друг друга об изменении реквизитов.</w:t>
      </w:r>
    </w:p>
    <w:p>
      <w:r>
        <w:t xml:space="preserve">12.921. Настоящий пункт не изменяет распределения рисков между Сторонами.</w:t>
      </w:r>
    </w:p>
    <w:p>
      <w:r>
        <w:t xml:space="preserve">12.922. Приложения оформляются в том же порядке, что и Договор.</w:t>
      </w:r>
    </w:p>
    <w:p>
      <w:r>
        <w:t xml:space="preserve">12.923. Стороны вправе привлекать третьих лиц с письменного согласия.</w:t>
      </w:r>
    </w:p>
    <w:p>
      <w:r>
        <w:t xml:space="preserve">12.924. Документы направляются способом, позволяющим подтвердить отправку.</w:t>
      </w:r>
    </w:p>
    <w:p>
      <w:r>
        <w:t xml:space="preserve">12.925. Стороны действуют добросовестно и разумно.</w:t>
      </w:r>
    </w:p>
    <w:p>
      <w:r>
        <w:t xml:space="preserve">12.926. Переписка ведётся по адресам, указанным в реквизитах.</w:t>
      </w:r>
    </w:p>
    <w:p>
      <w:r>
        <w:t xml:space="preserve">12.927. Стороны уведомляют друг друга об изменении реквизитов.</w:t>
      </w:r>
    </w:p>
    <w:p>
      <w:r>
        <w:t xml:space="preserve">12.928. Настоящий пункт не изменяет распределения рисков между Сторонами.</w:t>
      </w:r>
    </w:p>
    <w:p>
      <w:r>
        <w:t xml:space="preserve">12.929. Приложения оформляются в том же порядке, что и Договор.</w:t>
      </w:r>
    </w:p>
    <w:p>
      <w:r>
        <w:t xml:space="preserve">12.930. Стороны вправе привлекать третьих лиц с письменного согласия.</w:t>
      </w:r>
    </w:p>
    <w:p>
      <w:r>
        <w:t xml:space="preserve">12.931. Документы направляются способом, позволяющим подтвердить отправку.</w:t>
      </w:r>
    </w:p>
    <w:p>
      <w:r>
        <w:t xml:space="preserve">12.932. Стороны действуют добросовестно и разумно.</w:t>
      </w:r>
    </w:p>
    <w:p>
      <w:r>
        <w:t xml:space="preserve">12.933. Переписка ведётся по адресам, указанным в реквизитах.</w:t>
      </w:r>
    </w:p>
    <w:p>
      <w:r>
        <w:t xml:space="preserve">12.934. Стороны уведомляют друг друга об изменении реквизитов.</w:t>
      </w:r>
    </w:p>
    <w:p>
      <w:r>
        <w:t xml:space="preserve">12.935. Настоящий пункт не изменяет распределения рисков между Сторонами.</w:t>
      </w:r>
    </w:p>
    <w:p>
      <w:r>
        <w:t xml:space="preserve">12.936. Приложения оформляются в том же порядке, что и Договор.</w:t>
      </w:r>
    </w:p>
    <w:p>
      <w:r>
        <w:t xml:space="preserve">12.937. Стороны вправе привлекать третьих лиц с письменного согласия.</w:t>
      </w:r>
    </w:p>
    <w:p>
      <w:r>
        <w:t xml:space="preserve">12.938. Документы направляются способом, позволяющим подтвердить отправку.</w:t>
      </w:r>
    </w:p>
    <w:p>
      <w:r>
        <w:t xml:space="preserve">12.939. Стороны действуют добросовестно и разумно.</w:t>
      </w:r>
    </w:p>
    <w:p>
      <w:r>
        <w:t xml:space="preserve">12.940. Переписка ведётся по адресам, указанным в реквизитах.</w:t>
      </w:r>
    </w:p>
    <w:p>
      <w:r>
        <w:t xml:space="preserve">12.941. Стороны уведомляют друг друга об изменении реквизитов.</w:t>
      </w:r>
    </w:p>
    <w:p>
      <w:r>
        <w:t xml:space="preserve">12.942. Настоящий пункт не изменяет распределения рисков между Сторонами.</w:t>
      </w:r>
    </w:p>
    <w:p>
      <w:r>
        <w:t xml:space="preserve">12.943. Приложения оформляются в том же порядке, что и Договор.</w:t>
      </w:r>
    </w:p>
    <w:p>
      <w:r>
        <w:t xml:space="preserve">12.944. Стороны вправе привлекать третьих лиц с письменного согласия.</w:t>
      </w:r>
    </w:p>
    <w:p>
      <w:r>
        <w:t xml:space="preserve">12.945. Документы направляются способом, позволяющим подтвердить отправку.</w:t>
      </w:r>
    </w:p>
    <w:p>
      <w:r>
        <w:t xml:space="preserve">12.946. Стороны действуют добросовестно и разумно.</w:t>
      </w:r>
    </w:p>
    <w:p>
      <w:r>
        <w:t xml:space="preserve">12.947. Переписка ведётся по адресам, указанным в реквизитах.</w:t>
      </w:r>
    </w:p>
    <w:p>
      <w:r>
        <w:t xml:space="preserve">12.948. Стороны уведомляют друг друга об изменении реквизитов.</w:t>
      </w:r>
    </w:p>
    <w:p>
      <w:r>
        <w:t xml:space="preserve">12.949. Настоящий пункт не изменяет распределения рисков между Сторонами.</w:t>
      </w:r>
    </w:p>
    <w:p>
      <w:r>
        <w:t xml:space="preserve">12.950. Контрольная величина: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12.951. Стороны вправе привлекать третьих лиц с письменного согласия.</w:t>
      </w:r>
    </w:p>
    <w:p>
      <w:r>
        <w:t xml:space="preserve">12.952. Документы направляются способом, позволяющим подтвердить отправку.</w:t>
      </w:r>
    </w:p>
    <w:p>
      <w:r>
        <w:t xml:space="preserve">12.953. Стороны действуют добросовестно и разумно.</w:t>
      </w:r>
    </w:p>
    <w:p>
      <w:r>
        <w:t xml:space="preserve">12.954. Переписка ведётся по адресам, указанным в реквизитах.</w:t>
      </w:r>
    </w:p>
    <w:p>
      <w:r>
        <w:t xml:space="preserve">12.955. Стороны уведомляют друг друга об изменении реквизитов.</w:t>
      </w:r>
    </w:p>
    <w:p>
      <w:r>
        <w:t xml:space="preserve">12.956. Настоящий пункт не изменяет распределения рисков между Сторонами.</w:t>
      </w:r>
    </w:p>
    <w:p>
      <w:r>
        <w:t xml:space="preserve">12.957. Приложения оформляются в том же порядке, что и Договор.</w:t>
      </w:r>
    </w:p>
    <w:p>
      <w:r>
        <w:t xml:space="preserve">12.958. Стороны вправе привлекать третьих лиц с письменного согласия.</w:t>
      </w:r>
    </w:p>
    <w:p>
      <w:r>
        <w:t xml:space="preserve">12.959. Документы направляются способом, позволяющим подтвердить отправку.</w:t>
      </w:r>
    </w:p>
    <w:p>
      <w:r>
        <w:t xml:space="preserve">12.960. Стороны действуют добросовестно и разумно.</w:t>
      </w:r>
    </w:p>
    <w:p>
      <w:r>
        <w:t xml:space="preserve">12.961. Переписка ведётся по адресам, указанным в реквизитах.</w:t>
      </w:r>
    </w:p>
    <w:p>
      <w:r>
        <w:t xml:space="preserve">12.962. Стороны уведомляют друг друга об изменении реквизитов.</w:t>
      </w:r>
    </w:p>
    <w:p>
      <w:r>
        <w:t xml:space="preserve">12.963. Настоящий пункт не изменяет распределения рисков между Сторонами.</w:t>
      </w:r>
    </w:p>
    <w:p>
      <w:r>
        <w:t xml:space="preserve">12.964. Приложения оформляются в том же порядке, что и Договор.</w:t>
      </w:r>
    </w:p>
    <w:p>
      <w:r>
        <w:t xml:space="preserve">12.965. Стороны вправе привлекать третьих лиц с письменного согласия.</w:t>
      </w:r>
    </w:p>
    <w:p>
      <w:r>
        <w:t xml:space="preserve">12.966. Документы направляются способом, позволяющим подтвердить отправку.</w:t>
      </w:r>
    </w:p>
    <w:p>
      <w:r>
        <w:t xml:space="preserve">12.967. Стороны действуют добросовестно и разумно.</w:t>
      </w:r>
    </w:p>
    <w:p>
      <w:r>
        <w:t xml:space="preserve">12.968. Переписка ведётся по адресам, указанным в реквизитах.</w:t>
      </w:r>
    </w:p>
    <w:p>
      <w:r>
        <w:t xml:space="preserve">12.969. Стороны уведомляют друг друга об изменении реквизитов.</w:t>
      </w:r>
    </w:p>
    <w:p>
      <w:r>
        <w:t xml:space="preserve">12.970. Настоящий пункт не изменяет распределения рисков между Сторонами.</w:t>
      </w:r>
    </w:p>
    <w:p>
      <w:r>
        <w:t xml:space="preserve">12.971. Приложения оформляются в том же порядке, что и Договор.</w:t>
      </w:r>
    </w:p>
    <w:p>
      <w:r>
        <w:t xml:space="preserve">12.972. Стороны вправе привлекать третьих лиц с письменного согласия.</w:t>
      </w:r>
    </w:p>
    <w:p>
      <w:r>
        <w:t xml:space="preserve">12.973. Документы направляются способом, позволяющим подтвердить отправку.</w:t>
      </w:r>
    </w:p>
    <w:p>
      <w:r>
        <w:t xml:space="preserve">12.974. Стороны действуют добросовестно и разумно.</w:t>
      </w:r>
    </w:p>
    <w:p>
      <w:r>
        <w:t xml:space="preserve">12.975. Переписка ведётся по адресам, указанным в реквизитах.</w:t>
      </w:r>
    </w:p>
    <w:p>
      <w:r>
        <w:t xml:space="preserve">12.976. Стороны уведомляют друг друга об изменении реквизитов.</w:t>
      </w:r>
    </w:p>
    <w:p>
      <w:r>
        <w:t xml:space="preserve">12.977. Настоящий пункт не изменяет распределения рисков между Сторонами.</w:t>
      </w:r>
    </w:p>
    <w:p>
      <w:r>
        <w:t xml:space="preserve">12.978. Приложения оформляются в том же порядке, что и Договор.</w:t>
      </w:r>
    </w:p>
    <w:p>
      <w:r>
        <w:t xml:space="preserve">12.979. Стороны вправе привлекать третьих лиц с письменного согласия.</w:t>
      </w:r>
    </w:p>
    <w:p>
      <w:r>
        <w:t xml:space="preserve">12.980. Документы направляются способом, позволяющим подтвердить отправку.</w:t>
      </w:r>
    </w:p>
    <w:p>
      <w:r>
        <w:t xml:space="preserve">12.981. Стороны действуют добросовестно и разумно.</w:t>
      </w:r>
    </w:p>
    <w:p>
      <w:r>
        <w:t xml:space="preserve">12.982. Переписка ведётся по адресам, указанным в реквизитах.</w:t>
      </w:r>
    </w:p>
    <w:p>
      <w:r>
        <w:t xml:space="preserve">12.983. Стороны уведомляют друг друга об изменении реквизитов.</w:t>
      </w:r>
    </w:p>
    <w:p>
      <w:r>
        <w:t xml:space="preserve">12.984. Настоящий пункт не изменяет распределения рисков между Сторонами.</w:t>
      </w:r>
    </w:p>
    <w:p>
      <w:r>
        <w:t xml:space="preserve">12.985. Приложения оформляются в том же порядке, что и Договор.</w:t>
      </w:r>
    </w:p>
    <w:p>
      <w:r>
        <w:t xml:space="preserve">12.986. Стороны вправе привлекать третьих лиц с письменного согласия.</w:t>
      </w:r>
    </w:p>
    <w:p>
      <w:r>
        <w:t xml:space="preserve">12.987. Документы направляются способом, позволяющим подтвердить отправку.</w:t>
      </w:r>
    </w:p>
    <w:p>
      <w:r>
        <w:t xml:space="preserve">12.988. Стороны действуют добросовестно и разумно.</w:t>
      </w:r>
    </w:p>
    <w:p>
      <w:r>
        <w:t xml:space="preserve">12.989. Переписка ведётся по адресам, указанным в реквизитах.</w:t>
      </w:r>
    </w:p>
    <w:p>
      <w:r>
        <w:t xml:space="preserve">12.990. Стороны уведомляют друг друга об изменении реквизитов.</w:t>
      </w:r>
    </w:p>
    <w:p>
      <w:r>
        <w:t xml:space="preserve">12.991. Настоящий пункт не изменяет распределения рисков между Сторонами.</w:t>
      </w:r>
    </w:p>
    <w:p>
      <w:r>
        <w:t xml:space="preserve">12.992. Приложения оформляются в том же порядке, что и Договор.</w:t>
      </w:r>
    </w:p>
    <w:p>
      <w:r>
        <w:t xml:space="preserve">12.993. Стороны вправе привлекать третьих лиц с письменного согласия.</w:t>
      </w:r>
    </w:p>
    <w:p>
      <w:r>
        <w:t xml:space="preserve">12.994. Документы направляются способом, позволяющим подтвердить отправку.</w:t>
      </w:r>
    </w:p>
    <w:p>
      <w:r>
        <w:t xml:space="preserve">12.995. Стороны действуют добросовестно и разумно.</w:t>
      </w:r>
    </w:p>
    <w:p>
      <w:r>
        <w:t xml:space="preserve">12.996. Переписка ведётся по адресам, указанным в реквизитах.</w:t>
      </w:r>
    </w:p>
    <w:p>
      <w:r>
        <w:t xml:space="preserve">12.997. Стороны уведомляют друг друга об изменении реквизитов.</w:t>
      </w:r>
    </w:p>
    <w:p>
      <w:r>
        <w:t xml:space="preserve">12.998. Настоящий пункт не изменяет распределения рисков между Сторонами.</w:t>
      </w:r>
    </w:p>
    <w:p>
      <w:r>
        <w:t xml:space="preserve">12.999. Приложения оформляются в том же порядке, что и Договор.</w:t>
      </w:r>
    </w:p>
    <w:p>
      <w:r>
        <w:t xml:space="preserve">12.1000. Контрольная величина: </w:t>
      </w:r>
      <w:r>
        <w:t xml:space="preserve">57 500 000,9 (пятьдесят семь миллионов пятьсот тысяч) рублей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12.1001. Документы направляются способом, позволяющим подтвердить отправку.</w:t>
      </w:r>
    </w:p>
    <w:p>
      <w:r>
        <w:t xml:space="preserve">12.1002. Стороны действуют добросовестно и разумно.</w:t>
      </w:r>
    </w:p>
    <w:p>
      <w:r>
        <w:t xml:space="preserve">12.1003. Переписка ведётся по адресам, указанным в реквизитах.</w:t>
      </w:r>
    </w:p>
    <w:p>
      <w:r>
        <w:t xml:space="preserve">12.1004. Стороны уведомляют друг друга об изменении реквизитов.</w:t>
      </w:r>
    </w:p>
    <w:p>
      <w:r>
        <w:t xml:space="preserve">12.1005. Настоящий пункт не изменяет распределения рисков между Сторонами.</w:t>
      </w:r>
    </w:p>
    <w:p>
      <w:r>
        <w:t xml:space="preserve">12.1006. Приложения оформляются в том же порядке, что и Договор.</w:t>
      </w:r>
    </w:p>
    <w:p>
      <w:r>
        <w:t xml:space="preserve">12.1007. Стороны вправе привлекать третьих лиц с письменного согласия.</w:t>
      </w:r>
    </w:p>
    <w:p>
      <w:r>
        <w:t xml:space="preserve">12.1008. Документы направляются способом, позволяющим подтвердить отправку.</w:t>
      </w:r>
    </w:p>
    <w:p>
      <w:r>
        <w:t xml:space="preserve">12.1009. Стороны действуют добросовестно и разумно.</w:t>
      </w:r>
    </w:p>
    <w:p>
      <w:r>
        <w:t xml:space="preserve">12.1010. Переписка ведётся по адресам, указанным в реквизитах.</w:t>
      </w:r>
    </w:p>
    <w:p>
      <w:r>
        <w:t xml:space="preserve">12.1011. Стороны уведомляют друг друга об изменении реквизитов.</w:t>
      </w:r>
    </w:p>
    <w:p>
      <w:r>
        <w:t xml:space="preserve">12.1012. Настоящий пункт не изменяет распределения рисков между Сторонами.</w:t>
      </w:r>
    </w:p>
    <w:p>
      <w:r>
        <w:t xml:space="preserve">12.1013. Приложения оформляются в том же порядке, что и Договор.</w:t>
      </w:r>
    </w:p>
    <w:p>
      <w:r>
        <w:t xml:space="preserve">12.1014. Стороны вправе привлекать третьих лиц с письменного согласия.</w:t>
      </w:r>
    </w:p>
    <w:p>
      <w:r>
        <w:t xml:space="preserve">12.1015. Документы направляются способом, позволяющим подтвердить отправку.</w:t>
      </w:r>
    </w:p>
    <w:p>
      <w:r>
        <w:t xml:space="preserve">12.1016. Стороны действуют добросовестно и разумно.</w:t>
      </w:r>
    </w:p>
    <w:p>
      <w:r>
        <w:t xml:space="preserve">12.1017. Переписка ведётся по адресам, указанным в реквизитах.</w:t>
      </w:r>
    </w:p>
    <w:p>
      <w:r>
        <w:t xml:space="preserve">12.1018. Стороны уведомляют друг друга об изменении реквизитов.</w:t>
      </w:r>
    </w:p>
    <w:p>
      <w:r>
        <w:t xml:space="preserve">12.1019. Настоящий пункт не изменяет распределения рисков между Сторонами.</w:t>
      </w:r>
    </w:p>
    <w:p>
      <w:r>
        <w:t xml:space="preserve">12.1020. Приложения оформляются в том же порядке, что и Договор.</w:t>
      </w:r>
    </w:p>
    <w:p>
      <w:r>
        <w:t xml:space="preserve">12.1021. Стороны вправе привлекать третьих лиц с письменного согласия.</w:t>
      </w:r>
    </w:p>
    <w:p>
      <w:r>
        <w:t xml:space="preserve">12.1022. Документы направляются способом, позволяющим подтвердить отправку.</w:t>
      </w:r>
    </w:p>
    <w:p>
      <w:r>
        <w:t xml:space="preserve">12.1023. Стороны действуют добросовестно и разумно.</w:t>
      </w:r>
    </w:p>
    <w:p>
      <w:r>
        <w:t xml:space="preserve">12.1024. Переписка ведётся по адресам, указанным в реквизитах.</w:t>
      </w:r>
    </w:p>
    <w:p>
      <w:r>
        <w:t xml:space="preserve">12.1025. Стороны уведомляют друг друга об изменении реквизитов.</w:t>
      </w:r>
    </w:p>
    <w:p>
      <w:r>
        <w:t xml:space="preserve">12.1026. Настоящий пункт не изменяет распределения рисков между Сторонами.</w:t>
      </w:r>
    </w:p>
    <w:p>
      <w:r>
        <w:t xml:space="preserve">12.1027. Приложения оформляются в том же порядке, что и Договор.</w:t>
      </w:r>
    </w:p>
    <w:p>
      <w:r>
        <w:t xml:space="preserve">12.1028. Стороны вправе привлекать третьих лиц с письменного согласия.</w:t>
      </w:r>
    </w:p>
    <w:p>
      <w:r>
        <w:t xml:space="preserve">12.1029. Документы направляются способом, позволяющим подтвердить отправку.</w:t>
      </w:r>
    </w:p>
    <w:p>
      <w:r>
        <w:t xml:space="preserve">12.1030. Стороны действуют добросовестно и разумно.</w:t>
      </w:r>
    </w:p>
    <w:p>
      <w:r>
        <w:t xml:space="preserve">12.1031. Переписка ведётся по адресам, указанным в реквизитах.</w:t>
      </w:r>
    </w:p>
    <w:p>
      <w:r>
        <w:t xml:space="preserve">12.1032. Стороны уведомляют друг друга об изменении реквизитов.</w:t>
      </w:r>
    </w:p>
    <w:p>
      <w:r>
        <w:t xml:space="preserve">12.1033. Настоящий пункт не изменяет распределения рисков между Сторонами.</w:t>
      </w:r>
    </w:p>
    <w:p>
      <w:r>
        <w:t xml:space="preserve">12.1034. Приложения оформляются в том же порядке, что и Договор.</w:t>
      </w:r>
    </w:p>
    <w:p>
      <w:r>
        <w:t xml:space="preserve">12.1035. Стороны вправе привлекать третьих лиц с письменного согласия.</w:t>
      </w:r>
    </w:p>
    <w:p>
      <w:r>
        <w:t xml:space="preserve">12.1036. Документы направляются способом, позволяющим подтвердить отправку.</w:t>
      </w:r>
    </w:p>
    <w:p>
      <w:r>
        <w:t xml:space="preserve">12.1037. Стороны действуют добросовестно и разумно.</w:t>
      </w:r>
    </w:p>
    <w:p>
      <w:r>
        <w:t xml:space="preserve">12.1038. Переписка ведётся по адресам, указанным в реквизитах.</w:t>
      </w:r>
    </w:p>
    <w:p>
      <w:r>
        <w:t xml:space="preserve">12.1039. Стороны уведомляют друг друга об изменении реквизитов.</w:t>
      </w:r>
    </w:p>
    <w:p>
      <w:r>
        <w:t xml:space="preserve">12.1040. Настоящий пункт не изменяет распределения рисков между Сторонами.</w:t>
      </w:r>
    </w:p>
    <w:p>
      <w:r>
        <w:t xml:space="preserve">12.1041. Приложения оформляются в том же порядке, что и Договор.</w:t>
      </w:r>
    </w:p>
    <w:p>
      <w:r>
        <w:t xml:space="preserve">12.1042. Стороны вправе привлекать третьих лиц с письменного согласия.</w:t>
      </w:r>
    </w:p>
    <w:p>
      <w:r>
        <w:t xml:space="preserve">12.1043. Документы направляются способом, позволяющим подтвердить отправку.</w:t>
      </w:r>
    </w:p>
    <w:p>
      <w:r>
        <w:t xml:space="preserve">12.1044. Стороны действуют добросовестно и разумно.</w:t>
      </w:r>
    </w:p>
    <w:p>
      <w:r>
        <w:t xml:space="preserve">12.1045. Переписка ведётся по адресам, указанным в реквизитах.</w:t>
      </w:r>
    </w:p>
    <w:p>
      <w:r>
        <w:t xml:space="preserve">12.1046. Стороны уведомляют друг друга об изменении реквизитов.</w:t>
      </w:r>
    </w:p>
    <w:p>
      <w:r>
        <w:t xml:space="preserve">12.1047. Настоящий пункт не изменяет распределения рисков между Сторонами.</w:t>
      </w:r>
    </w:p>
    <w:p>
      <w:r>
        <w:t xml:space="preserve">12.1048. Приложения оформляются в том же порядке, что и Договор.</w:t>
      </w:r>
    </w:p>
    <w:p>
      <w:r>
        <w:t xml:space="preserve">12.1049. Стороны вправе привлекать третьих лиц с письменного согласия.</w:t>
      </w:r>
    </w:p>
    <w:p>
      <w:r>
        <w:t xml:space="preserve">12.1050. Контрольная величина: </w:t>
      </w:r>
      <w:r>
        <w:t xml:space="preserve">2 670 000 руб. 0 коп.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не менее 868 000 (Восьмисот шестидесяти восьми тысяч) рублей 00 копеек</w:t>
      </w:r>
      <w:r>
        <w:t xml:space="preserve">.</w:t>
      </w:r>
    </w:p>
    <w:p>
      <w:r>
        <w:t xml:space="preserve">12.1051. Стороны действуют добросовестно и разумно.</w:t>
      </w:r>
    </w:p>
    <w:p>
      <w:r>
        <w:t xml:space="preserve">12.1052. Переписка ведётся по адресам, указанным в реквизитах.</w:t>
      </w:r>
    </w:p>
    <w:p>
      <w:r>
        <w:t xml:space="preserve">12.1053. Стороны уведомляют друг друга об изменении реквизитов.</w:t>
      </w:r>
    </w:p>
    <w:p>
      <w:r>
        <w:t xml:space="preserve">12.1054. Настоящий пункт не изменяет распределения рисков между Сторонами.</w:t>
      </w:r>
    </w:p>
    <w:p>
      <w:r>
        <w:t xml:space="preserve">12.1055. Приложения оформляются в том же порядке, что и Договор.</w:t>
      </w:r>
    </w:p>
    <w:p>
      <w:r>
        <w:t xml:space="preserve">12.1056. Стороны вправе привлекать третьих лиц с письменного согласия.</w:t>
      </w:r>
    </w:p>
    <w:p>
      <w:r>
        <w:t xml:space="preserve">12.1057. Документы направляются способом, позволяющим подтвердить отправку.</w:t>
      </w:r>
    </w:p>
    <w:p>
      <w:r>
        <w:t xml:space="preserve">12.1058. Стороны действуют добросовестно и разумно.</w:t>
      </w:r>
    </w:p>
    <w:p>
      <w:r>
        <w:t xml:space="preserve">12.1059. Переписка ведётся по адресам, указанным в реквизитах.</w:t>
      </w:r>
    </w:p>
    <w:p>
      <w:r>
        <w:t xml:space="preserve">12.1060. Стороны уведомляют друг друга об изменении реквизитов.</w:t>
      </w:r>
    </w:p>
    <w:p>
      <w:r>
        <w:t xml:space="preserve">12.1061. Настоящий пункт не изменяет распределения рисков между Сторонами.</w:t>
      </w:r>
    </w:p>
    <w:p>
      <w:r>
        <w:t xml:space="preserve">12.1062. Приложения оформляются в том же порядке, что и Договор.</w:t>
      </w:r>
    </w:p>
    <w:p>
      <w:r>
        <w:t xml:space="preserve">12.1063. Стороны вправе привлекать третьих лиц с письменного согласия.</w:t>
      </w:r>
    </w:p>
    <w:p>
      <w:r>
        <w:t xml:space="preserve">12.1064. Документы направляются способом, позволяющим подтвердить отправку.</w:t>
      </w:r>
    </w:p>
    <w:p>
      <w:r>
        <w:t xml:space="preserve">12.1065. Стороны действуют добросовестно и разумно.</w:t>
      </w:r>
    </w:p>
    <w:p>
      <w:r>
        <w:t xml:space="preserve">12.1066. Переписка ведётся по адресам, указанным в реквизитах.</w:t>
      </w:r>
    </w:p>
    <w:p>
      <w:r>
        <w:t xml:space="preserve">12.1067. Стороны уведомляют друг друга об изменении реквизитов.</w:t>
      </w:r>
    </w:p>
    <w:p>
      <w:r>
        <w:t xml:space="preserve">12.1068. Настоящий пункт не изменяет распределения рисков между Сторонами.</w:t>
      </w:r>
    </w:p>
    <w:p>
      <w:r>
        <w:t xml:space="preserve">12.1069. Приложения оформляются в том же порядке, что и Договор.</w:t>
      </w:r>
    </w:p>
    <w:p>
      <w:r>
        <w:t xml:space="preserve">12.1070. Стороны вправе привлекать третьих лиц с письменного согласия.</w:t>
      </w:r>
    </w:p>
    <w:p>
      <w:r>
        <w:t xml:space="preserve">12.1071. Документы направляются способом, позволяющим подтвердить отправку.</w:t>
      </w:r>
    </w:p>
    <w:p>
      <w:r>
        <w:t xml:space="preserve">12.1072. Стороны действуют добросовестно и разумно.</w:t>
      </w:r>
    </w:p>
    <w:p>
      <w:r>
        <w:t xml:space="preserve">12.1073. Переписка ведётся по адресам, указанным в реквизитах.</w:t>
      </w:r>
    </w:p>
    <w:p>
      <w:r>
        <w:t xml:space="preserve">12.1074. Стороны уведомляют друг друга об изменении реквизитов.</w:t>
      </w:r>
    </w:p>
    <w:p>
      <w:r>
        <w:t xml:space="preserve">12.1075. Настоящий пункт не изменяет распределения рисков между Сторонами.</w:t>
      </w:r>
    </w:p>
    <w:p>
      <w:r>
        <w:t xml:space="preserve">12.1076. Приложения оформляются в том же порядке, что и Договор.</w:t>
      </w:r>
    </w:p>
    <w:p>
      <w:r>
        <w:t xml:space="preserve">12.1077. Стороны вправе привлекать третьих лиц с письменного согласия.</w:t>
      </w:r>
    </w:p>
    <w:p>
      <w:r>
        <w:t xml:space="preserve">12.1078. Документы направляются способом, позволяющим подтвердить отправку.</w:t>
      </w:r>
    </w:p>
    <w:p>
      <w:r>
        <w:t xml:space="preserve">12.1079. Стороны действуют добросовестно и разумно.</w:t>
      </w:r>
    </w:p>
    <w:p>
      <w:r>
        <w:t xml:space="preserve">12.1080. Переписка ведётся по адресам, указанным в реквизитах.</w:t>
      </w:r>
    </w:p>
    <w:p>
      <w:r>
        <w:t xml:space="preserve">12.1081. Стороны уведомляют друг друга об изменении реквизитов.</w:t>
      </w:r>
    </w:p>
    <w:p>
      <w:r>
        <w:t xml:space="preserve">12.1082. Настоящий пункт не изменяет распределения рисков между Сторонами.</w:t>
      </w:r>
    </w:p>
    <w:p>
      <w:r>
        <w:t xml:space="preserve">12.1083. Приложения оформляются в том же порядке, что и Договор.</w:t>
      </w:r>
    </w:p>
    <w:p>
      <w:r>
        <w:t xml:space="preserve">12.1084. Стороны вправе привлекать третьих лиц с письменного согласия.</w:t>
      </w:r>
    </w:p>
    <w:p>
      <w:r>
        <w:t xml:space="preserve">12.1085. Документы направляются способом, позволяющим подтвердить отправку.</w:t>
      </w:r>
    </w:p>
    <w:p>
      <w:r>
        <w:t xml:space="preserve">12.1086. Стороны действуют добросовестно и разумно.</w:t>
      </w:r>
    </w:p>
    <w:p>
      <w:r>
        <w:t xml:space="preserve">12.1087. Переписка ведётся по адресам, указанным в реквизитах.</w:t>
      </w:r>
    </w:p>
    <w:p>
      <w:r>
        <w:t xml:space="preserve">12.1088. Стороны уведомляют друг друга об изменении реквизитов.</w:t>
      </w:r>
    </w:p>
    <w:p>
      <w:r>
        <w:t xml:space="preserve">12.1089. Настоящий пункт не изменяет распределения рисков между Сторонами.</w:t>
      </w:r>
    </w:p>
    <w:p>
      <w:r>
        <w:t xml:space="preserve">12.1090. Приложения оформляются в том же порядке, что и Договор.</w:t>
      </w:r>
    </w:p>
    <w:p>
      <w:r>
        <w:t xml:space="preserve">12.1091. Стороны вправе привлекать третьих лиц с письменного согласия.</w:t>
      </w:r>
    </w:p>
    <w:p>
      <w:r>
        <w:t xml:space="preserve">12.1092. Документы направляются способом, позволяющим подтвердить отправку.</w:t>
      </w:r>
    </w:p>
    <w:p>
      <w:r>
        <w:t xml:space="preserve">12.1093. Стороны действуют добросовестно и разумно.</w:t>
      </w:r>
    </w:p>
    <w:p>
      <w:r>
        <w:t xml:space="preserve">12.1094. Переписка ведётся по адресам, указанным в реквизитах.</w:t>
      </w:r>
    </w:p>
    <w:p>
      <w:r>
        <w:t xml:space="preserve">12.1095. Стороны уведомляют друг друга об изменении реквизитов.</w:t>
      </w:r>
    </w:p>
    <w:p>
      <w:r>
        <w:t xml:space="preserve">12.1096. Настоящий пункт не изменяет распределения рисков между Сторонами.</w:t>
      </w:r>
    </w:p>
    <w:p>
      <w:r>
        <w:t xml:space="preserve">12.1097. Приложения оформляются в том же порядке, что и Договор.</w:t>
      </w:r>
    </w:p>
    <w:p>
      <w:r>
        <w:t xml:space="preserve">12.1098. Стороны вправе привлекать третьих лиц с письменного согласия.</w:t>
      </w:r>
    </w:p>
    <w:p>
      <w:r>
        <w:t xml:space="preserve">12.1099. Документы направляются способом, позволяющим подтвердить отправку.</w:t>
      </w:r>
    </w:p>
    <w:p>
      <w:r>
        <w:t xml:space="preserve">12.1100. Контрольная величина: </w:t>
      </w:r>
      <w:r>
        <w:t xml:space="preserve">85600002 (Восемьдесят пять миллионов шестьсот тысяч два) рубля</w:t>
      </w:r>
      <w:r>
        <w:t xml:space="preserve">, НДС не облагается</w:t>
      </w:r>
      <w:r>
        <w:t xml:space="preserve">.</w:t>
      </w:r>
    </w:p>
    <w:p>
      <w:r>
        <w:t xml:space="preserve">12.1101. Переписка ведётся по адресам, указанным в реквизитах.</w:t>
      </w:r>
    </w:p>
    <w:p>
      <w:r>
        <w:t xml:space="preserve">12.1102. Стороны уведомляют друг друга об изменении реквизитов.</w:t>
      </w:r>
    </w:p>
    <w:p>
      <w:r>
        <w:t xml:space="preserve">12.1103. Настоящий пункт не изменяет распределения рисков между Сторонами.</w:t>
      </w:r>
    </w:p>
    <w:p>
      <w:r>
        <w:t xml:space="preserve">12.1104. Приложения оформляются в том же порядке, что и Договор.</w:t>
      </w:r>
    </w:p>
    <w:p>
      <w:r>
        <w:t xml:space="preserve">12.1105. Стороны вправе привлекать третьих лиц с письменного согласия.</w:t>
      </w:r>
    </w:p>
    <w:p>
      <w:r>
        <w:t xml:space="preserve">12.1106. Документы направляются способом, позволяющим подтвердить отправку.</w:t>
      </w:r>
    </w:p>
    <w:p>
      <w:r>
        <w:t xml:space="preserve">12.1107. Стороны действуют добросовестно и разумно.</w:t>
      </w:r>
    </w:p>
    <w:p>
      <w:r>
        <w:t xml:space="preserve">12.1108. Переписка ведётся по адресам, указанным в реквизитах.</w:t>
      </w:r>
    </w:p>
    <w:p>
      <w:r>
        <w:t xml:space="preserve">12.1109. Стороны уведомляют друг друга об изменении реквизитов.</w:t>
      </w:r>
    </w:p>
    <w:p>
      <w:r>
        <w:t xml:space="preserve">12.1110. Настоящий пункт не изменяет распределения рисков между Сторонами.</w:t>
      </w:r>
    </w:p>
    <w:p>
      <w:r>
        <w:t xml:space="preserve">12.1111. Приложения оформляются в том же порядке, что и Договор.</w:t>
      </w:r>
    </w:p>
    <w:p>
      <w:r>
        <w:t xml:space="preserve">12.1112. Стороны вправе привлекать третьих лиц с письменного согласия.</w:t>
      </w:r>
    </w:p>
    <w:p>
      <w:r>
        <w:t xml:space="preserve">12.1113. Документы направляются способом, позволяющим подтвердить отправку.</w:t>
      </w:r>
    </w:p>
    <w:p>
      <w:r>
        <w:t xml:space="preserve">12.1114. Стороны действуют добросовестно и разумно.</w:t>
      </w:r>
    </w:p>
    <w:p>
      <w:r>
        <w:t xml:space="preserve">12.1115. Переписка ведётся по адресам, указанным в реквизитах.</w:t>
      </w:r>
    </w:p>
    <w:p>
      <w:r>
        <w:t xml:space="preserve">12.1116. Стороны уведомляют друг друга об изменении реквизитов.</w:t>
      </w:r>
    </w:p>
    <w:p>
      <w:r>
        <w:t xml:space="preserve">12.1117. Настоящий пункт не изменяет распределения рисков между Сторонами.</w:t>
      </w:r>
    </w:p>
    <w:p>
      <w:r>
        <w:t xml:space="preserve">12.1118. Приложения оформляются в том же порядке, что и Договор.</w:t>
      </w:r>
    </w:p>
    <w:p>
      <w:r>
        <w:t xml:space="preserve">12.1119. Стороны вправе привлекать третьих лиц с письменного согласия.</w:t>
      </w:r>
    </w:p>
    <w:p>
      <w:r>
        <w:t xml:space="preserve">12.1120. Документы направляются способом, позволяющим подтвердить отправку.</w:t>
      </w:r>
    </w:p>
    <w:p>
      <w:r>
        <w:t xml:space="preserve">12.1121. Стороны действуют добросовестно и разумно.</w:t>
      </w:r>
    </w:p>
    <w:p>
      <w:r>
        <w:t xml:space="preserve">12.1122. Переписка ведётся по адресам, указанным в реквизитах.</w:t>
      </w:r>
    </w:p>
    <w:p>
      <w:r>
        <w:t xml:space="preserve">12.1123. Стороны уведомляют друг друга об изменении реквизитов.</w:t>
      </w:r>
    </w:p>
    <w:p>
      <w:r>
        <w:t xml:space="preserve">12.1124. Настоящий пункт не изменяет распределения рисков между Сторонами.</w:t>
      </w:r>
    </w:p>
    <w:p>
      <w:r>
        <w:t xml:space="preserve">12.1125. Приложения оформляются в том же порядке, что и Договор.</w:t>
      </w:r>
    </w:p>
    <w:p>
      <w:r>
        <w:t xml:space="preserve">12.1126. Стороны вправе привлекать третьих лиц с письменного согласия.</w:t>
      </w:r>
    </w:p>
    <w:p>
      <w:r>
        <w:t xml:space="preserve">12.1127. Документы направляются способом, позволяющим подтвердить отправку.</w:t>
      </w:r>
    </w:p>
    <w:p>
      <w:r>
        <w:t xml:space="preserve">12.1128. Стороны действуют добросовестно и разумно.</w:t>
      </w:r>
    </w:p>
    <w:p>
      <w:r>
        <w:t xml:space="preserve">12.1129. Переписка ведётся по адресам, указанным в реквизитах.</w:t>
      </w:r>
    </w:p>
    <w:p>
      <w:r>
        <w:t xml:space="preserve">12.1130. Стороны уведомляют друг друга об изменении реквизитов.</w:t>
      </w:r>
    </w:p>
    <w:p>
      <w:r>
        <w:t xml:space="preserve">12.1131. Настоящий пункт не изменяет распределения рисков между Сторонами.</w:t>
      </w:r>
    </w:p>
    <w:p>
      <w:r>
        <w:t xml:space="preserve">12.1132. Приложения оформляются в том же порядке, что и Договор.</w:t>
      </w:r>
    </w:p>
    <w:p>
      <w:r>
        <w:t xml:space="preserve">12.1133. Стороны вправе привлекать третьих лиц с письменного согласия.</w:t>
      </w:r>
    </w:p>
    <w:p>
      <w:r>
        <w:t xml:space="preserve">12.1134. Документы направляются способом, позволяющим подтвердить отправку.</w:t>
      </w:r>
    </w:p>
    <w:p>
      <w:r>
        <w:t xml:space="preserve">12.1135. Стороны действуют добросовестно и разумно.</w:t>
      </w:r>
    </w:p>
    <w:p>
      <w:r>
        <w:t xml:space="preserve">12.1136. Переписка ведётся по адресам, указанным в реквизитах.</w:t>
      </w:r>
    </w:p>
    <w:p>
      <w:r>
        <w:t xml:space="preserve">12.1137. Стороны уведомляют друг друга об изменении реквизитов.</w:t>
      </w:r>
    </w:p>
    <w:p>
      <w:r>
        <w:t xml:space="preserve">12.1138. Настоящий пункт не изменяет распределения рисков между Сторонами.</w:t>
      </w:r>
    </w:p>
    <w:p>
      <w:r>
        <w:t xml:space="preserve">12.1139. Приложения оформляются в том же порядке, что и Договор.</w:t>
      </w:r>
    </w:p>
    <w:p>
      <w:r>
        <w:t xml:space="preserve">12.1140. Стороны вправе привлекать третьих лиц с письменного согласия.</w:t>
      </w:r>
    </w:p>
    <w:p>
      <w:r>
        <w:t xml:space="preserve">12.1141. Документы направляются способом, позволяющим подтвердить отправку.</w:t>
      </w:r>
    </w:p>
    <w:p>
      <w:r>
        <w:t xml:space="preserve">12.1142. Стороны действуют добросовестно и разумно.</w:t>
      </w:r>
    </w:p>
    <w:p>
      <w:r>
        <w:t xml:space="preserve">12.1143. Переписка ведётся по адресам, указанным в реквизитах.</w:t>
      </w:r>
    </w:p>
    <w:p>
      <w:r>
        <w:t xml:space="preserve">12.1144. Стороны уведомляют друг друга об изменении реквизитов.</w:t>
      </w:r>
    </w:p>
    <w:p>
      <w:r>
        <w:t xml:space="preserve">12.1145. Настоящий пункт не изменяет распределения рисков между Сторонами.</w:t>
      </w:r>
    </w:p>
    <w:p>
      <w:r>
        <w:t xml:space="preserve">12.1146. Приложения оформляются в том же порядке, что и Договор.</w:t>
      </w:r>
    </w:p>
    <w:p>
      <w:r>
        <w:t xml:space="preserve">12.1147. Стороны вправе привлекать третьих лиц с письменного согласия.</w:t>
      </w:r>
    </w:p>
    <w:p>
      <w:r>
        <w:t xml:space="preserve">12.1148. Документы направляются способом, позволяющим подтвердить отправку.</w:t>
      </w:r>
    </w:p>
    <w:p>
      <w:r>
        <w:t xml:space="preserve">12.1149. Стороны действуют добросовестно и разумно.</w:t>
      </w:r>
    </w:p>
    <w:p>
      <w:r>
        <w:t xml:space="preserve">12.1150. Контрольная величина: </w:t>
      </w:r>
      <w:r>
        <w:t xml:space="preserve">84 200 000,31 (восемьдесят четыре миллиона двести тысяч) рублей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12.1151. Стороны уведомляют друг друга об изменении реквизитов.</w:t>
      </w:r>
    </w:p>
    <w:p>
      <w:r>
        <w:t xml:space="preserve">12.1152. Настоящий пункт не изменяет распределения рисков между Сторонами.</w:t>
      </w:r>
    </w:p>
    <w:p>
      <w:r>
        <w:t xml:space="preserve">12.1153. Приложения оформляются в том же порядке, что и Договор.</w:t>
      </w:r>
    </w:p>
    <w:p>
      <w:r>
        <w:t xml:space="preserve">12.1154. Стороны вправе привлекать третьих лиц с письменного согласия.</w:t>
      </w:r>
    </w:p>
    <w:p>
      <w:r>
        <w:t xml:space="preserve">12.1155. Документы направляются способом, позволяющим подтвердить отправку.</w:t>
      </w:r>
    </w:p>
    <w:p>
      <w:r>
        <w:t xml:space="preserve">12.1156. Стороны действуют добросовестно и разумно.</w:t>
      </w:r>
    </w:p>
    <w:p>
      <w:r>
        <w:t xml:space="preserve">12.1157. Переписка ведётся по адресам, указанным в реквизитах.</w:t>
      </w:r>
    </w:p>
    <w:p>
      <w:r>
        <w:t xml:space="preserve">12.1158. Стороны уведомляют друг друга об изменении реквизитов.</w:t>
      </w:r>
    </w:p>
    <w:p>
      <w:r>
        <w:t xml:space="preserve">12.1159. Настоящий пункт не изменяет распределения рисков между Сторонами.</w:t>
      </w:r>
    </w:p>
    <w:p>
      <w:r>
        <w:t xml:space="preserve">12.1160. Приложения оформляются в том же порядке, что и Договор.</w:t>
      </w:r>
    </w:p>
    <w:p>
      <w:r>
        <w:t xml:space="preserve">12.1161. Стороны вправе привлекать третьих лиц с письменного согласия.</w:t>
      </w:r>
    </w:p>
    <w:p>
      <w:r>
        <w:t xml:space="preserve">12.1162. Документы направляются способом, позволяющим подтвердить отправку.</w:t>
      </w:r>
    </w:p>
    <w:p>
      <w:r>
        <w:t xml:space="preserve">12.1163. Стороны действуют добросовестно и разумно.</w:t>
      </w:r>
    </w:p>
    <w:p>
      <w:r>
        <w:t xml:space="preserve">12.1164. Переписка ведётся по адресам, указанным в реквизитах.</w:t>
      </w:r>
    </w:p>
    <w:p>
      <w:r>
        <w:t xml:space="preserve">12.1165. Стороны уведомляют друг друга об изменении реквизитов.</w:t>
      </w:r>
    </w:p>
    <w:p>
      <w:r>
        <w:t xml:space="preserve">12.1166. Настоящий пункт не изменяет распределения рисков между Сторонами.</w:t>
      </w:r>
    </w:p>
    <w:p>
      <w:r>
        <w:t xml:space="preserve">12.1167. Приложения оформляются в том же порядке, что и Договор.</w:t>
      </w:r>
    </w:p>
    <w:p>
      <w:r>
        <w:t xml:space="preserve">12.1168. Стороны вправе привлекать третьих лиц с письменного согласия.</w:t>
      </w:r>
    </w:p>
    <w:p>
      <w:r>
        <w:t xml:space="preserve">12.1169. Документы направляются способом, позволяющим подтвердить отправку.</w:t>
      </w:r>
    </w:p>
    <w:p>
      <w:r>
        <w:t xml:space="preserve">12.1170. Стороны действуют добросовестно и разумно.</w:t>
      </w:r>
    </w:p>
    <w:p>
      <w:r>
        <w:t xml:space="preserve">12.1171. Переписка ведётся по адресам, указанным в реквизитах.</w:t>
      </w:r>
    </w:p>
    <w:p>
      <w:r>
        <w:t xml:space="preserve">12.1172. Стороны уведомляют друг друга об изменении реквизитов.</w:t>
      </w:r>
    </w:p>
    <w:p>
      <w:r>
        <w:t xml:space="preserve">12.1173. Настоящий пункт не изменяет распределения рисков между Сторонами.</w:t>
      </w:r>
    </w:p>
    <w:p>
      <w:r>
        <w:t xml:space="preserve">12.1174. Приложения оформляются в том же порядке, что и Договор.</w:t>
      </w:r>
    </w:p>
    <w:p>
      <w:r>
        <w:t xml:space="preserve">12.1175. Стороны вправе привлекать третьих лиц с письменного согласия.</w:t>
      </w:r>
    </w:p>
    <w:p>
      <w:r>
        <w:t xml:space="preserve">12.1176. Документы направляются способом, позволяющим подтвердить отправку.</w:t>
      </w:r>
    </w:p>
    <w:p>
      <w:r>
        <w:t xml:space="preserve">12.1177. Стороны действуют добросовестно и разумно.</w:t>
      </w:r>
    </w:p>
    <w:p>
      <w:r>
        <w:t xml:space="preserve">12.1178. Переписка ведётся по адресам, указанным в реквизитах.</w:t>
      </w:r>
    </w:p>
    <w:p>
      <w:r>
        <w:t xml:space="preserve">12.1179. Стороны уведомляют друг друга об изменении реквизитов.</w:t>
      </w:r>
    </w:p>
    <w:p>
      <w:r>
        <w:t xml:space="preserve">12.1180. Настоящий пункт не изменяет распределения рисков между Сторонами.</w:t>
      </w:r>
    </w:p>
    <w:p>
      <w:r>
        <w:t xml:space="preserve">12.1181. Приложения оформляются в том же порядке, что и Договор.</w:t>
      </w:r>
    </w:p>
    <w:p>
      <w:r>
        <w:t xml:space="preserve">12.1182. Стороны вправе привлекать третьих лиц с письменного согласия.</w:t>
      </w:r>
    </w:p>
    <w:p>
      <w:r>
        <w:t xml:space="preserve">12.1183. Документы направляются способом, позволяющим подтвердить отправку.</w:t>
      </w:r>
    </w:p>
    <w:p>
      <w:r>
        <w:t xml:space="preserve">12.1184. Стороны действуют добросовестно и разумно.</w:t>
      </w:r>
    </w:p>
    <w:p>
      <w:r>
        <w:t xml:space="preserve">12.1185. Переписка ведётся по адресам, указанным в реквизитах.</w:t>
      </w:r>
    </w:p>
    <w:p>
      <w:r>
        <w:t xml:space="preserve">12.1186. Стороны уведомляют друг друга об изменении реквизитов.</w:t>
      </w:r>
    </w:p>
    <w:p>
      <w:r>
        <w:t xml:space="preserve">12.1187. Настоящий пункт не изменяет распределения рисков между Сторонами.</w:t>
      </w:r>
    </w:p>
    <w:p>
      <w:r>
        <w:t xml:space="preserve">12.1188. Приложения оформляются в том же порядке, что и Договор.</w:t>
      </w:r>
    </w:p>
    <w:p>
      <w:r>
        <w:t xml:space="preserve">12.1189. Стороны вправе привлекать третьих лиц с письменного согласия.</w:t>
      </w:r>
    </w:p>
    <w:p>
      <w:r>
        <w:t xml:space="preserve">12.1190. Документы направляются способом, позволяющим подтвердить отправку.</w:t>
      </w:r>
    </w:p>
    <w:p>
      <w:r>
        <w:t xml:space="preserve">12.1191. Стороны действуют добросовестно и разумно.</w:t>
      </w:r>
    </w:p>
    <w:p>
      <w:r>
        <w:t xml:space="preserve">12.1192. Переписка ведётся по адресам, указанным в реквизитах.</w:t>
      </w:r>
    </w:p>
    <w:p>
      <w:r>
        <w:t xml:space="preserve">12.1193. Стороны уведомляют друг друга об изменении реквизитов.</w:t>
      </w:r>
    </w:p>
    <w:p>
      <w:r>
        <w:t xml:space="preserve">12.1194. Настоящий пункт не изменяет распределения рисков между Сторонами.</w:t>
      </w:r>
    </w:p>
    <w:p>
      <w:r>
        <w:t xml:space="preserve">12.1195. Приложения оформляются в том же порядке, что и Договор.</w:t>
      </w:r>
    </w:p>
    <w:p>
      <w:r>
        <w:t xml:space="preserve">12.1196. Стороны вправе привлекать третьих лиц с письменного согласия.</w:t>
      </w:r>
    </w:p>
    <w:p>
      <w:r>
        <w:t xml:space="preserve">12.1197. Документы направляются способом, позволяющим подтвердить отправку.</w:t>
      </w:r>
    </w:p>
    <w:p>
      <w:r>
        <w:t xml:space="preserve">12.1198. Стороны действуют добросовестно и разумно.</w:t>
      </w:r>
    </w:p>
    <w:p>
      <w:r>
        <w:t xml:space="preserve">12.1199. Переписка ведётся по адресам, указанным в реквизитах.</w:t>
      </w:r>
    </w:p>
    <w:p>
      <w:r>
        <w:t xml:space="preserve">12.1200. Контрольная величина: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12.1201. Настоящий пункт не изменяет распределения рисков между Сторонами.</w:t>
      </w:r>
    </w:p>
    <w:p>
      <w:r>
        <w:t xml:space="preserve">12.1202. Приложения оформляются в том же порядке, что и Договор.</w:t>
      </w:r>
    </w:p>
    <w:p>
      <w:r>
        <w:t xml:space="preserve">12.1203. Стороны вправе привлекать третьих лиц с письменного согласия.</w:t>
      </w:r>
    </w:p>
    <w:p>
      <w:r>
        <w:t xml:space="preserve">12.1204. Документы направляются способом, позволяющим подтвердить отправку.</w:t>
      </w:r>
    </w:p>
    <w:p>
      <w:r>
        <w:t xml:space="preserve">12.1205. Стороны действуют добросовестно и разумно.</w:t>
      </w:r>
    </w:p>
    <w:p>
      <w:r>
        <w:t xml:space="preserve">12.1206. Переписка ведётся по адресам, указанным в реквизитах.</w:t>
      </w:r>
    </w:p>
    <w:p>
      <w:r>
        <w:t xml:space="preserve">12.1207. Стороны уведомляют друг друга об изменении реквизитов.</w:t>
      </w:r>
    </w:p>
    <w:p>
      <w:r>
        <w:t xml:space="preserve">12.1208. Настоящий пункт не изменяет распределения рисков между Сторонами.</w:t>
      </w:r>
    </w:p>
    <w:p>
      <w:r>
        <w:t xml:space="preserve">12.1209. Приложения оформляются в том же порядке, что и Договор.</w:t>
      </w:r>
    </w:p>
    <w:p>
      <w:r>
        <w:t xml:space="preserve">12.1210. Стороны вправе привлекать третьих лиц с письменного согласия.</w:t>
      </w:r>
    </w:p>
    <w:p>
      <w:r>
        <w:t xml:space="preserve">12.1211. Документы направляются способом, позволяющим подтвердить отправку.</w:t>
      </w:r>
    </w:p>
    <w:p>
      <w:r>
        <w:t xml:space="preserve">12.1212. Стороны действуют добросовестно и разумно.</w:t>
      </w:r>
    </w:p>
    <w:p>
      <w:r>
        <w:t xml:space="preserve">12.1213. Переписка ведётся по адресам, указанным в реквизитах.</w:t>
      </w:r>
    </w:p>
    <w:p>
      <w:r>
        <w:t xml:space="preserve">12.1214. Стороны уведомляют друг друга об изменении реквизитов.</w:t>
      </w:r>
    </w:p>
    <w:p>
      <w:r>
        <w:t xml:space="preserve">12.1215. Настоящий пункт не изменяет распределения рисков между Сторонами.</w:t>
      </w:r>
    </w:p>
    <w:p>
      <w:r>
        <w:t xml:space="preserve">12.1216. Приложения оформляются в том же порядке, что и Договор.</w:t>
      </w:r>
    </w:p>
    <w:p>
      <w:r>
        <w:t xml:space="preserve">12.1217. Стороны вправе привлекать третьих лиц с письменного согласия.</w:t>
      </w:r>
    </w:p>
    <w:p>
      <w:r>
        <w:t xml:space="preserve">12.1218. Документы направляются способом, позволяющим подтвердить отправку.</w:t>
      </w:r>
    </w:p>
    <w:p>
      <w:r>
        <w:t xml:space="preserve">12.1219. Стороны действуют добросовестно и разумно.</w:t>
      </w:r>
    </w:p>
    <w:p>
      <w:r>
        <w:t xml:space="preserve">12.1220. Переписка ведётся по адресам, указанным в реквизитах.</w:t>
      </w:r>
    </w:p>
    <w:p>
      <w:r>
        <w:t xml:space="preserve">12.1221. Стороны уведомляют друг друга об изменении реквизитов.</w:t>
      </w:r>
    </w:p>
    <w:p>
      <w:r>
        <w:t xml:space="preserve">12.1222. Настоящий пункт не изменяет распределения рисков между Сторонами.</w:t>
      </w:r>
    </w:p>
    <w:p>
      <w:r>
        <w:t xml:space="preserve">12.1223. Приложения оформляются в том же порядке, что и Договор.</w:t>
      </w:r>
    </w:p>
    <w:p>
      <w:r>
        <w:t xml:space="preserve">12.1224. Стороны вправе привлекать третьих лиц с письменного согласия.</w:t>
      </w:r>
    </w:p>
    <w:p>
      <w:r>
        <w:t xml:space="preserve">12.1225. Документы направляются способом, позволяющим подтвердить отправку.</w:t>
      </w:r>
    </w:p>
    <w:p>
      <w:r>
        <w:t xml:space="preserve">12.1226. Стороны действуют добросовестно и разумно.</w:t>
      </w:r>
    </w:p>
    <w:p>
      <w:r>
        <w:t xml:space="preserve">12.1227. Переписка ведётся по адресам, указанным в реквизитах.</w:t>
      </w:r>
    </w:p>
    <w:p>
      <w:r>
        <w:t xml:space="preserve">12.1228. Стороны уведомляют друг друга об изменении реквизитов.</w:t>
      </w:r>
    </w:p>
    <w:p>
      <w:r>
        <w:t xml:space="preserve">12.1229. Настоящий пункт не изменяет распределения рисков между Сторонами.</w:t>
      </w:r>
    </w:p>
    <w:p>
      <w:r>
        <w:t xml:space="preserve">12.1230. Приложения оформляются в том же порядке, что и Договор.</w:t>
      </w:r>
    </w:p>
    <w:p>
      <w:r>
        <w:t xml:space="preserve">12.1231. Стороны вправе привлекать третьих лиц с письменного согласия.</w:t>
      </w:r>
    </w:p>
    <w:p>
      <w:r>
        <w:t xml:space="preserve">12.1232. Документы направляются способом, позволяющим подтвердить отправку.</w:t>
      </w:r>
    </w:p>
    <w:p>
      <w:r>
        <w:t xml:space="preserve">12.1233. Стороны действуют добросовестно и разумно.</w:t>
      </w:r>
    </w:p>
    <w:p>
      <w:r>
        <w:t xml:space="preserve">12.1234. Переписка ведётся по адресам, указанным в реквизитах.</w:t>
      </w:r>
    </w:p>
    <w:p>
      <w:r>
        <w:t xml:space="preserve">12.1235. Стороны уведомляют друг друга об изменении реквизитов.</w:t>
      </w:r>
    </w:p>
    <w:p>
      <w:r>
        <w:t xml:space="preserve">12.1236. Настоящий пункт не изменяет распределения рисков между Сторонами.</w:t>
      </w:r>
    </w:p>
    <w:p>
      <w:r>
        <w:t xml:space="preserve">12.1237. Приложения оформляются в том же порядке, что и Договор.</w:t>
      </w:r>
    </w:p>
    <w:p>
      <w:r>
        <w:t xml:space="preserve">12.1238. Стороны вправе привлекать третьих лиц с письменного согласия.</w:t>
      </w:r>
    </w:p>
    <w:p>
      <w:r>
        <w:t xml:space="preserve">12.1239. Документы направляются способом, позволяющим подтвердить отправку.</w:t>
      </w:r>
    </w:p>
    <w:p>
      <w:r>
        <w:t xml:space="preserve">12.1240. Стороны действуют добросовестно и разумно.</w:t>
      </w:r>
    </w:p>
    <w:p>
      <w:r>
        <w:t xml:space="preserve">12.1241. Переписка ведётся по адресам, указанным в реквизитах.</w:t>
      </w:r>
    </w:p>
    <w:p>
      <w:r>
        <w:t xml:space="preserve">12.1242. Стороны уведомляют друг друга об изменении реквизитов.</w:t>
      </w:r>
    </w:p>
    <w:p>
      <w:r>
        <w:t xml:space="preserve">12.1243. Настоящий пункт не изменяет распределения рисков между Сторонами.</w:t>
      </w:r>
    </w:p>
    <w:p>
      <w:r>
        <w:t xml:space="preserve">12.1244. Приложения оформляются в том же порядке, что и Договор.</w:t>
      </w:r>
    </w:p>
    <w:p>
      <w:r>
        <w:t xml:space="preserve">12.1245. Стороны вправе привлекать третьих лиц с письменного согласия.</w:t>
      </w:r>
    </w:p>
    <w:p>
      <w:r>
        <w:t xml:space="preserve">12.1246. Документы направляются способом, позволяющим подтвердить отправку.</w:t>
      </w:r>
    </w:p>
    <w:p>
      <w:r>
        <w:t xml:space="preserve">12.1247. Стороны действуют добросовестно и разумно.</w:t>
      </w:r>
    </w:p>
    <w:p>
      <w:r>
        <w:t xml:space="preserve">12.1248. Переписка ведётся по адресам, указанным в реквизитах.</w:t>
      </w:r>
    </w:p>
    <w:p>
      <w:r>
        <w:t xml:space="preserve">12.1249. Стороны уведомляют друг друга об изменении реквизитов.</w:t>
      </w:r>
    </w:p>
    <w:p>
      <w:r>
        <w:t xml:space="preserve">12.1250. Контрольная величина: </w:t>
      </w:r>
      <w:r>
        <w:t xml:space="preserve">Пятьдесят три тысячи два рубля 0 коп.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310002 (триста десять тысяч два) рубля</w:t>
      </w:r>
      <w:r>
        <w:t xml:space="preserve">.</w:t>
      </w:r>
    </w:p>
    <w:p>
      <w:r>
        <w:t xml:space="preserve">12.1251. Приложения оформляются в том же порядке, что и Договор.</w:t>
      </w:r>
    </w:p>
    <w:p>
      <w:r>
        <w:t xml:space="preserve">12.1252. Стороны вправе привлекать третьих лиц с письменного согласия.</w:t>
      </w:r>
    </w:p>
    <w:p>
      <w:r>
        <w:t xml:space="preserve">12.1253. Документы направляются способом, позволяющим подтвердить отправку.</w:t>
      </w:r>
    </w:p>
    <w:p>
      <w:r>
        <w:t xml:space="preserve">12.1254. Стороны действуют добросовестно и разумно.</w:t>
      </w:r>
    </w:p>
    <w:p>
      <w:r>
        <w:t xml:space="preserve">12.1255. Переписка ведётся по адресам, указанным в реквизитах.</w:t>
      </w:r>
    </w:p>
    <w:p>
      <w:r>
        <w:t xml:space="preserve">12.1256. Стороны уведомляют друг друга об изменении реквизитов.</w:t>
      </w:r>
    </w:p>
    <w:p>
      <w:r>
        <w:t xml:space="preserve">12.1257. Настоящий пункт не изменяет распределения рисков между Сторонами.</w:t>
      </w:r>
    </w:p>
    <w:p>
      <w:r>
        <w:t xml:space="preserve">12.1258. Приложения оформляются в том же порядке, что и Договор.</w:t>
      </w:r>
    </w:p>
    <w:p>
      <w:r>
        <w:t xml:space="preserve">12.1259. Стороны вправе привлекать третьих лиц с письменного согласия.</w:t>
      </w:r>
    </w:p>
    <w:p>
      <w:r>
        <w:t xml:space="preserve">12.1260. Документы направляются способом, позволяющим подтвердить отправку.</w:t>
      </w:r>
    </w:p>
    <w:p>
      <w:r>
        <w:t xml:space="preserve">12.1261. Стороны действуют добросовестно и разумно.</w:t>
      </w:r>
    </w:p>
    <w:p>
      <w:r>
        <w:t xml:space="preserve">12.1262. Переписка ведётся по адресам, указанным в реквизитах.</w:t>
      </w:r>
    </w:p>
    <w:p>
      <w:r>
        <w:t xml:space="preserve">12.1263. Стороны уведомляют друг друга об изменении реквизитов.</w:t>
      </w:r>
    </w:p>
    <w:p>
      <w:r>
        <w:t xml:space="preserve">12.1264. Настоящий пункт не изменяет распределения рисков между Сторонами.</w:t>
      </w:r>
    </w:p>
    <w:p>
      <w:r>
        <w:t xml:space="preserve">12.1265. Приложения оформляются в том же порядке, что и Договор.</w:t>
      </w:r>
    </w:p>
    <w:p>
      <w:r>
        <w:t xml:space="preserve">12.1266. Стороны вправе привлекать третьих лиц с письменного согласия.</w:t>
      </w:r>
    </w:p>
    <w:p>
      <w:r>
        <w:t xml:space="preserve">12.1267. Документы направляются способом, позволяющим подтвердить отправку.</w:t>
      </w:r>
    </w:p>
    <w:p>
      <w:r>
        <w:t xml:space="preserve">12.1268. Стороны действуют добросовестно и разумно.</w:t>
      </w:r>
    </w:p>
    <w:p>
      <w:r>
        <w:t xml:space="preserve">12.1269. Переписка ведётся по адресам, указанным в реквизитах.</w:t>
      </w:r>
    </w:p>
    <w:p>
      <w:r>
        <w:t xml:space="preserve">12.1270. Стороны уведомляют друг друга об изменении реквизитов.</w:t>
      </w:r>
    </w:p>
    <w:p>
      <w:r>
        <w:t xml:space="preserve">12.1271. Настоящий пункт не изменяет распределения рисков между Сторонами.</w:t>
      </w:r>
    </w:p>
    <w:p>
      <w:r>
        <w:t xml:space="preserve">12.1272. Приложения оформляются в том же порядке, что и Договор.</w:t>
      </w:r>
    </w:p>
    <w:p>
      <w:r>
        <w:t xml:space="preserve">12.1273. Стороны вправе привлекать третьих лиц с письменного согласия.</w:t>
      </w:r>
    </w:p>
    <w:p>
      <w:r>
        <w:t xml:space="preserve">12.1274. Документы направляются способом, позволяющим подтвердить отправку.</w:t>
      </w:r>
    </w:p>
    <w:p>
      <w:r>
        <w:t xml:space="preserve">12.1275. Стороны действуют добросовестно и разумно.</w:t>
      </w:r>
    </w:p>
    <w:p>
      <w:r>
        <w:t xml:space="preserve">12.1276. Переписка ведётся по адресам, указанным в реквизитах.</w:t>
      </w:r>
    </w:p>
    <w:p>
      <w:r>
        <w:t xml:space="preserve">12.1277. Стороны уведомляют друг друга об изменении реквизитов.</w:t>
      </w:r>
    </w:p>
    <w:p>
      <w:r>
        <w:t xml:space="preserve">12.1278. Настоящий пункт не изменяет распределения рисков между Сторонами.</w:t>
      </w:r>
    </w:p>
    <w:p>
      <w:r>
        <w:t xml:space="preserve">12.1279. Приложения оформляются в том же порядке, что и Договор.</w:t>
      </w:r>
    </w:p>
    <w:p>
      <w:r>
        <w:t xml:space="preserve">12.1280. Стороны вправе привлекать третьих лиц с письменного согласия.</w:t>
      </w:r>
    </w:p>
    <w:p>
      <w:r>
        <w:t xml:space="preserve">12.1281. Документы направляются способом, позволяющим подтвердить отправку.</w:t>
      </w:r>
    </w:p>
    <w:p>
      <w:r>
        <w:t xml:space="preserve">12.1282. Стороны действуют добросовестно и разумно.</w:t>
      </w:r>
    </w:p>
    <w:p>
      <w:r>
        <w:t xml:space="preserve">12.1283. Переписка ведётся по адресам, указанным в реквизитах.</w:t>
      </w:r>
    </w:p>
    <w:p>
      <w:r>
        <w:t xml:space="preserve">12.1284. Стороны уведомляют друг друга об изменении реквизитов.</w:t>
      </w:r>
    </w:p>
    <w:p>
      <w:r>
        <w:t xml:space="preserve">12.1285. Настоящий пункт не изменяет распределения рисков между Сторонами.</w:t>
      </w:r>
    </w:p>
    <w:p>
      <w:r>
        <w:t xml:space="preserve">12.1286. Приложения оформляются в том же порядке, что и Договор.</w:t>
      </w:r>
    </w:p>
    <w:p>
      <w:r>
        <w:t xml:space="preserve">12.1287. Стороны вправе привлекать третьих лиц с письменного согласия.</w:t>
      </w:r>
    </w:p>
    <w:p>
      <w:r>
        <w:t xml:space="preserve">12.1288. Документы направляются способом, позволяющим подтвердить отправку.</w:t>
      </w:r>
    </w:p>
    <w:p>
      <w:r>
        <w:t xml:space="preserve">12.1289. Стороны действуют добросовестно и разумно.</w:t>
      </w:r>
    </w:p>
    <w:p>
      <w:r>
        <w:t xml:space="preserve">12.1290. Переписка ведётся по адресам, указанным в реквизитах.</w:t>
      </w:r>
    </w:p>
    <w:p>
      <w:r>
        <w:t xml:space="preserve">12.1291. Стороны уведомляют друг друга об изменении реквизитов.</w:t>
      </w:r>
    </w:p>
    <w:p>
      <w:r>
        <w:t xml:space="preserve">12.1292. Настоящий пункт не изменяет распределения рисков между Сторонами.</w:t>
      </w:r>
    </w:p>
    <w:p>
      <w:r>
        <w:t xml:space="preserve">12.1293. Приложения оформляются в том же порядке, что и Договор.</w:t>
      </w:r>
    </w:p>
    <w:p>
      <w:r>
        <w:t xml:space="preserve">12.1294. Стороны вправе привлекать третьих лиц с письменного согласия.</w:t>
      </w:r>
    </w:p>
    <w:p>
      <w:r>
        <w:t xml:space="preserve">12.1295. Документы направляются способом, позволяющим подтвердить отправку.</w:t>
      </w:r>
    </w:p>
    <w:p>
      <w:r>
        <w:t xml:space="preserve">12.1296. Стороны действуют добросовестно и разумно.</w:t>
      </w:r>
    </w:p>
    <w:p>
      <w:r>
        <w:t xml:space="preserve">12.1297. Переписка ведётся по адресам, указанным в реквизитах.</w:t>
      </w:r>
    </w:p>
    <w:p>
      <w:r>
        <w:t xml:space="preserve">12.1298. Стороны уведомляют друг друга об изменении реквизитов.</w:t>
      </w:r>
    </w:p>
    <w:p>
      <w:r>
        <w:t xml:space="preserve">12.1299. Настоящий пункт не изменяет распределения рисков между Сторонами.</w:t>
      </w:r>
    </w:p>
    <w:p>
      <w:r>
        <w:t xml:space="preserve">12.1300. Контрольная величина: </w:t>
      </w:r>
      <w:r>
        <w:t xml:space="preserve">Тридцать пять миллионов пятьсот тысяч рублей 5 коп.</w:t>
      </w:r>
      <w:r>
        <w:t xml:space="preserve">.</w:t>
      </w:r>
    </w:p>
    <w:p>
      <w:r>
        <w:t xml:space="preserve">12.1301. Стороны вправе привлекать третьих лиц с письменного согласия.</w:t>
      </w:r>
    </w:p>
    <w:p>
      <w:r>
        <w:t xml:space="preserve">12.1302. Документы направляются способом, позволяющим подтвердить отправку.</w:t>
      </w:r>
    </w:p>
    <w:p>
      <w:r>
        <w:t xml:space="preserve">12.1303. Стороны действуют добросовестно и разумно.</w:t>
      </w:r>
    </w:p>
    <w:p>
      <w:r>
        <w:t xml:space="preserve">12.1304. Переписка ведётся по адресам, указанным в реквизитах.</w:t>
      </w:r>
    </w:p>
    <w:p>
      <w:r>
        <w:t xml:space="preserve">12.1305. Стороны уведомляют друг друга об изменении реквизитов.</w:t>
      </w:r>
    </w:p>
    <w:p>
      <w:r>
        <w:t xml:space="preserve">12.1306. Настоящий пункт не изменяет распределения рисков между Сторонами.</w:t>
      </w:r>
    </w:p>
    <w:p>
      <w:r>
        <w:t xml:space="preserve">12.1307. Приложения оформляются в том же порядке, что и Договор.</w:t>
      </w:r>
    </w:p>
    <w:p>
      <w:r>
        <w:t xml:space="preserve">12.1308. Стороны вправе привлекать третьих лиц с письменного согласия.</w:t>
      </w:r>
    </w:p>
    <w:p>
      <w:r>
        <w:t xml:space="preserve">12.1309. Документы направляются способом, позволяющим подтвердить отправку.</w:t>
      </w:r>
    </w:p>
    <w:p>
      <w:r>
        <w:t xml:space="preserve">12.1310. Стороны действуют добросовестно и разумно.</w:t>
      </w:r>
    </w:p>
    <w:p>
      <w:r>
        <w:t xml:space="preserve">12.1311. Переписка ведётся по адресам, указанным в реквизитах.</w:t>
      </w:r>
    </w:p>
    <w:p>
      <w:r>
        <w:t xml:space="preserve">12.1312. Стороны уведомляют друг друга об изменении реквизитов.</w:t>
      </w:r>
    </w:p>
    <w:p>
      <w:r>
        <w:t xml:space="preserve">12.1313. Настоящий пункт не изменяет распределения рисков между Сторонами.</w:t>
      </w:r>
    </w:p>
    <w:p>
      <w:r>
        <w:t xml:space="preserve">12.1314. Приложения оформляются в том же порядке, что и Договор.</w:t>
      </w:r>
    </w:p>
    <w:p>
      <w:r>
        <w:t xml:space="preserve">12.1315. Стороны вправе привлекать третьих лиц с письменного согласия.</w:t>
      </w:r>
    </w:p>
    <w:p>
      <w:r>
        <w:t xml:space="preserve">12.1316. Документы направляются способом, позволяющим подтвердить отправку.</w:t>
      </w:r>
    </w:p>
    <w:p>
      <w:r>
        <w:t xml:space="preserve">12.1317. Стороны действуют добросовестно и разумно.</w:t>
      </w:r>
    </w:p>
    <w:p>
      <w:r>
        <w:t xml:space="preserve">12.1318. Переписка ведётся по адресам, указанным в реквизитах.</w:t>
      </w:r>
    </w:p>
    <w:p>
      <w:r>
        <w:t xml:space="preserve">12.1319. Стороны уведомляют друг друга об изменении реквизитов.</w:t>
      </w:r>
    </w:p>
    <w:p>
      <w:r>
        <w:t xml:space="preserve">12.1320. Настоящий пункт не изменяет распределения рисков между Сторонами.</w:t>
      </w:r>
    </w:p>
    <w:p>
      <w:r>
        <w:t xml:space="preserve">12.1321. Приложения оформляются в том же порядке, что и Договор.</w:t>
      </w:r>
    </w:p>
    <w:p>
      <w:r>
        <w:t xml:space="preserve">12.1322. Стороны вправе привлекать третьих лиц с письменного согласия.</w:t>
      </w:r>
    </w:p>
    <w:p>
      <w:r>
        <w:t xml:space="preserve">12.1323. Документы направляются способом, позволяющим подтвердить отправку.</w:t>
      </w:r>
    </w:p>
    <w:p>
      <w:r>
        <w:t xml:space="preserve">12.1324. Стороны действуют добросовестно и разумно.</w:t>
      </w:r>
    </w:p>
    <w:p>
      <w:r>
        <w:t xml:space="preserve">12.1325. Переписка ведётся по адресам, указанным в реквизитах.</w:t>
      </w:r>
    </w:p>
    <w:p>
      <w:r>
        <w:t xml:space="preserve">12.1326. Стороны уведомляют друг друга об изменении реквизитов.</w:t>
      </w:r>
    </w:p>
    <w:p>
      <w:r>
        <w:t xml:space="preserve">12.1327. Настоящий пункт не изменяет распределения рисков между Сторонами.</w:t>
      </w:r>
    </w:p>
    <w:p>
      <w:r>
        <w:t xml:space="preserve">12.1328. Приложения оформляются в том же порядке, что и Договор.</w:t>
      </w:r>
    </w:p>
    <w:p>
      <w:r>
        <w:t xml:space="preserve">12.1329. Стороны вправе привлекать третьих лиц с письменного согласия.</w:t>
      </w:r>
    </w:p>
    <w:p>
      <w:r>
        <w:t xml:space="preserve">12.1330. Документы направляются способом, позволяющим подтвердить отправку.</w:t>
      </w:r>
    </w:p>
    <w:p>
      <w:r>
        <w:t xml:space="preserve">12.1331. Стороны действуют добросовестно и разумно.</w:t>
      </w:r>
    </w:p>
    <w:p>
      <w:r>
        <w:t xml:space="preserve">12.1332. Переписка ведётся по адресам, указанным в реквизитах.</w:t>
      </w:r>
    </w:p>
    <w:p>
      <w:r>
        <w:t xml:space="preserve">12.1333. Стороны уведомляют друг друга об изменении реквизитов.</w:t>
      </w:r>
    </w:p>
    <w:p>
      <w:r>
        <w:t xml:space="preserve">12.1334. Настоящий пункт не изменяет распределения рисков между Сторонами.</w:t>
      </w:r>
    </w:p>
    <w:p>
      <w:r>
        <w:t xml:space="preserve">12.1335. Приложения оформляются в том же порядке, что и Договор.</w:t>
      </w:r>
    </w:p>
    <w:p>
      <w:r>
        <w:t xml:space="preserve">12.1336. Стороны вправе привлекать третьих лиц с письменного согласия.</w:t>
      </w:r>
    </w:p>
    <w:p>
      <w:r>
        <w:t xml:space="preserve">12.1337. Документы направляются способом, позволяющим подтвердить отправку.</w:t>
      </w:r>
    </w:p>
    <w:p>
      <w:r>
        <w:t xml:space="preserve">12.1338. Стороны действуют добросовестно и разумно.</w:t>
      </w:r>
    </w:p>
    <w:p>
      <w:r>
        <w:t xml:space="preserve">12.1339. Переписка ведётся по адресам, указанным в реквизитах.</w:t>
      </w:r>
    </w:p>
    <w:p>
      <w:r>
        <w:t xml:space="preserve">12.1340. Стороны уведомляют друг друга об изменении реквизитов.</w:t>
      </w:r>
    </w:p>
    <w:p>
      <w:r>
        <w:t xml:space="preserve">12.1341. Настоящий пункт не изменяет распределения рисков между Сторонами.</w:t>
      </w:r>
    </w:p>
    <w:p>
      <w:r>
        <w:t xml:space="preserve">12.1342. Приложения оформляются в том же порядке, что и Договор.</w:t>
      </w:r>
    </w:p>
    <w:p>
      <w:r>
        <w:t xml:space="preserve">12.1343. Стороны вправе привлекать третьих лиц с письменного согласия.</w:t>
      </w:r>
    </w:p>
    <w:p>
      <w:r>
        <w:t xml:space="preserve">12.1344. Документы направляются способом, позволяющим подтвердить отправку.</w:t>
      </w:r>
    </w:p>
    <w:p>
      <w:r>
        <w:t xml:space="preserve">12.1345. Стороны действуют добросовестно и разумно.</w:t>
      </w:r>
    </w:p>
    <w:p>
      <w:r>
        <w:t xml:space="preserve">12.1346. Переписка ведётся по адресам, указанным в реквизитах.</w:t>
      </w:r>
    </w:p>
    <w:p>
      <w:r>
        <w:t xml:space="preserve">12.1347. Стороны уведомляют друг друга об изменении реквизитов.</w:t>
      </w:r>
    </w:p>
    <w:p>
      <w:r>
        <w:t xml:space="preserve">12.1348. Настоящий пункт не изменяет распределения рисков между Сторонами.</w:t>
      </w:r>
    </w:p>
    <w:p>
      <w:r>
        <w:t xml:space="preserve">12.1349. Приложения оформляются в том же порядке, что и Договор.</w:t>
      </w:r>
    </w:p>
    <w:p>
      <w:r>
        <w:t xml:space="preserve">12.1350. Контрольная величина: </w:t>
      </w:r>
      <w:r>
        <w:t xml:space="preserve">не более 96 400 000,87 (Девяноста шести миллионов четырёхсот тысяч) RUB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12.1351. Документы направляются способом, позволяющим подтвердить отправку.</w:t>
      </w:r>
    </w:p>
    <w:p>
      <w:r>
        <w:t xml:space="preserve">12.1352. Стороны действуют добросовестно и разумно.</w:t>
      </w:r>
    </w:p>
    <w:p>
      <w:r>
        <w:t xml:space="preserve">12.1353. Переписка ведётся по адресам, указанным в реквизитах.</w:t>
      </w:r>
    </w:p>
    <w:p>
      <w:r>
        <w:t xml:space="preserve">12.1354. Стороны уведомляют друг друга об изменении реквизитов.</w:t>
      </w:r>
    </w:p>
    <w:p>
      <w:r>
        <w:t xml:space="preserve">12.1355. Настоящий пункт не изменяет распределения рисков между Сторонами.</w:t>
      </w:r>
    </w:p>
    <w:p>
      <w:r>
        <w:t xml:space="preserve">12.1356. Приложения оформляются в том же порядке, что и Договор.</w:t>
      </w:r>
    </w:p>
    <w:p>
      <w:r>
        <w:t xml:space="preserve">12.1357. Стороны вправе привлекать третьих лиц с письменного согласия.</w:t>
      </w:r>
    </w:p>
    <w:p>
      <w:r>
        <w:t xml:space="preserve">12.1358. Документы направляются способом, позволяющим подтвердить отправку.</w:t>
      </w:r>
    </w:p>
    <w:p>
      <w:r>
        <w:t xml:space="preserve">12.1359. Стороны действуют добросовестно и разумно.</w:t>
      </w:r>
    </w:p>
    <w:p>
      <w:r>
        <w:t xml:space="preserve">12.1360. Переписка ведётся по адресам, указанным в реквизитах.</w:t>
      </w:r>
    </w:p>
    <w:p>
      <w:r>
        <w:t xml:space="preserve">12.1361. Стороны уведомляют друг друга об изменении реквизитов.</w:t>
      </w:r>
    </w:p>
    <w:p>
      <w:r>
        <w:t xml:space="preserve">12.1362. Настоящий пункт не изменяет распределения рисков между Сторонами.</w:t>
      </w:r>
    </w:p>
    <w:p>
      <w:r>
        <w:t xml:space="preserve">12.1363. Приложения оформляются в том же порядке, что и Договор.</w:t>
      </w:r>
    </w:p>
    <w:p>
      <w:r>
        <w:t xml:space="preserve">12.1364. Стороны вправе привлекать третьих лиц с письменного согласия.</w:t>
      </w:r>
    </w:p>
    <w:p>
      <w:r>
        <w:t xml:space="preserve">12.1365. Документы направляются способом, позволяющим подтвердить отправку.</w:t>
      </w:r>
    </w:p>
    <w:p>
      <w:r>
        <w:t xml:space="preserve">12.1366. Стороны действуют добросовестно и разумно.</w:t>
      </w:r>
    </w:p>
    <w:p>
      <w:r>
        <w:t xml:space="preserve">12.1367. Переписка ведётся по адресам, указанным в реквизитах.</w:t>
      </w:r>
    </w:p>
    <w:p>
      <w:r>
        <w:t xml:space="preserve">12.1368. Стороны уведомляют друг друга об изменении реквизитов.</w:t>
      </w:r>
    </w:p>
    <w:p>
      <w:r>
        <w:t xml:space="preserve">12.1369. Настоящий пункт не изменяет распределения рисков между Сторонами.</w:t>
      </w:r>
    </w:p>
    <w:p>
      <w:r>
        <w:t xml:space="preserve">12.1370. Приложения оформляются в том же порядке, что и Договор.</w:t>
      </w:r>
    </w:p>
    <w:p>
      <w:r>
        <w:t xml:space="preserve">12.1371. Стороны вправе привлекать третьих лиц с письменного согласия.</w:t>
      </w:r>
    </w:p>
    <w:p>
      <w:r>
        <w:t xml:space="preserve">12.1372. Документы направляются способом, позволяющим подтвердить отправку.</w:t>
      </w:r>
    </w:p>
    <w:p>
      <w:r>
        <w:t xml:space="preserve">12.1373. Стороны действуют добросовестно и разумно.</w:t>
      </w:r>
    </w:p>
    <w:p>
      <w:r>
        <w:t xml:space="preserve">12.1374. Переписка ведётся по адресам, указанным в реквизитах.</w:t>
      </w:r>
    </w:p>
    <w:p>
      <w:r>
        <w:t xml:space="preserve">12.1375. Стороны уведомляют друг друга об изменении реквизитов.</w:t>
      </w:r>
    </w:p>
    <w:p>
      <w:r>
        <w:t xml:space="preserve">12.1376. Настоящий пункт не изменяет распределения рисков между Сторонами.</w:t>
      </w:r>
    </w:p>
    <w:p>
      <w:r>
        <w:t xml:space="preserve">12.1377. Приложения оформляются в том же порядке, что и Договор.</w:t>
      </w:r>
    </w:p>
    <w:p>
      <w:r>
        <w:t xml:space="preserve">12.1378. Стороны вправе привлекать третьих лиц с письменного согласия.</w:t>
      </w:r>
    </w:p>
    <w:p>
      <w:r>
        <w:t xml:space="preserve">12.1379. Документы направляются способом, позволяющим подтвердить отправку.</w:t>
      </w:r>
    </w:p>
    <w:p>
      <w:r>
        <w:t xml:space="preserve">12.1380. Стороны действуют добросовестно и разумно.</w:t>
      </w:r>
    </w:p>
    <w:p>
      <w:r>
        <w:t xml:space="preserve">12.1381. Переписка ведётся по адресам, указанным в реквизитах.</w:t>
      </w:r>
    </w:p>
    <w:p>
      <w:r>
        <w:t xml:space="preserve">12.1382. Стороны уведомляют друг друга об изменении реквизитов.</w:t>
      </w:r>
    </w:p>
    <w:p>
      <w:r>
        <w:t xml:space="preserve">12.1383. Настоящий пункт не изменяет распределения рисков между Сторонами.</w:t>
      </w:r>
    </w:p>
    <w:p>
      <w:r>
        <w:t xml:space="preserve">12.1384. Приложения оформляются в том же порядке, что и Договор.</w:t>
      </w:r>
    </w:p>
    <w:p>
      <w:r>
        <w:t xml:space="preserve">12.1385. Стороны вправе привлекать третьих лиц с письменного согласия.</w:t>
      </w:r>
    </w:p>
    <w:p>
      <w:r>
        <w:t xml:space="preserve">12.1386. Документы направляются способом, позволяющим подтвердить отправку.</w:t>
      </w:r>
    </w:p>
    <w:p>
      <w:r>
        <w:t xml:space="preserve">12.1387. Стороны действуют добросовестно и разумно.</w:t>
      </w:r>
    </w:p>
    <w:p>
      <w:r>
        <w:t xml:space="preserve">12.1388. Переписка ведётся по адресам, указанным в реквизитах.</w:t>
      </w:r>
    </w:p>
    <w:p>
      <w:r>
        <w:t xml:space="preserve">12.1389. Стороны уведомляют друг друга об изменении реквизитов.</w:t>
      </w:r>
    </w:p>
    <w:p>
      <w:r>
        <w:t xml:space="preserve">12.1390. Настоящий пункт не изменяет распределения рисков между Сторонами.</w:t>
      </w:r>
    </w:p>
    <w:p>
      <w:r>
        <w:t xml:space="preserve">12.1391. Приложения оформляются в том же порядке, что и Договор.</w:t>
      </w:r>
    </w:p>
    <w:p>
      <w:r>
        <w:t xml:space="preserve">12.1392. Стороны вправе привлекать третьих лиц с письменного согласия.</w:t>
      </w:r>
    </w:p>
    <w:p>
      <w:r>
        <w:t xml:space="preserve">12.1393. Документы направляются способом, позволяющим подтвердить отправку.</w:t>
      </w:r>
    </w:p>
    <w:p>
      <w:r>
        <w:t xml:space="preserve">12.1394. Стороны действуют добросовестно и разумно.</w:t>
      </w:r>
    </w:p>
    <w:p>
      <w:r>
        <w:t xml:space="preserve">12.1395. Переписка ведётся по адресам, указанным в реквизитах.</w:t>
      </w:r>
    </w:p>
    <w:p>
      <w:r>
        <w:t xml:space="preserve">12.1396. Стороны уведомляют друг друга об изменении реквизитов.</w:t>
      </w:r>
    </w:p>
    <w:p>
      <w:r>
        <w:t xml:space="preserve">12.1397. Настоящий пункт не изменяет распределения рисков между Сторонами.</w:t>
      </w:r>
    </w:p>
    <w:p>
      <w:r>
        <w:t xml:space="preserve">12.1398. Приложения оформляются в том же порядке, что и Договор.</w:t>
      </w:r>
    </w:p>
    <w:p>
      <w:r>
        <w:t xml:space="preserve">12.1399. Стороны вправе привлекать третьих лиц с письменного согласия.</w:t>
      </w:r>
    </w:p>
    <w:p>
      <w:r>
        <w:t xml:space="preserve">12.1400. Контрольная величина: </w:t>
      </w:r>
      <w:r>
        <w:t xml:space="preserve">60002 (шестьдесят тысяч два) рубля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12.1401. Стороны действуют добросовестно и разумно.</w:t>
      </w:r>
    </w:p>
    <w:p>
      <w:r>
        <w:t xml:space="preserve">12.1402. Переписка ведётся по адресам, указанным в реквизитах.</w:t>
      </w:r>
    </w:p>
    <w:p>
      <w:r>
        <w:t xml:space="preserve">12.1403. Стороны уведомляют друг друга об изменении реквизитов.</w:t>
      </w:r>
    </w:p>
    <w:p>
      <w:r>
        <w:t xml:space="preserve">12.1404. Настоящий пункт не изменяет распределения рисков между Сторонами.</w:t>
      </w:r>
    </w:p>
    <w:p>
      <w:r>
        <w:t xml:space="preserve">12.1405. Приложения оформляются в том же порядке, что и Договор.</w:t>
      </w:r>
    </w:p>
    <w:p>
      <w:r>
        <w:t xml:space="preserve">12.1406. Стороны вправе привлекать третьих лиц с письменного согласия.</w:t>
      </w:r>
    </w:p>
    <w:p>
      <w:r>
        <w:t xml:space="preserve">12.1407. Документы направляются способом, позволяющим подтвердить отправку.</w:t>
      </w:r>
    </w:p>
    <w:p>
      <w:r>
        <w:t xml:space="preserve">12.1408. Стороны действуют добросовестно и разумно.</w:t>
      </w:r>
    </w:p>
    <w:p>
      <w:r>
        <w:t xml:space="preserve">12.1409. Переписка ведётся по адресам, указанным в реквизитах.</w:t>
      </w:r>
    </w:p>
    <w:p>
      <w:r>
        <w:t xml:space="preserve">12.1410. Стороны уведомляют друг друга об изменении реквизитов.</w:t>
      </w:r>
    </w:p>
    <w:p>
      <w:r>
        <w:t xml:space="preserve">12.1411. Настоящий пункт не изменяет распределения рисков между Сторонами.</w:t>
      </w:r>
    </w:p>
    <w:p>
      <w:r>
        <w:t xml:space="preserve">12.1412. Приложения оформляются в том же порядке, что и Договор.</w:t>
      </w:r>
    </w:p>
    <w:p>
      <w:r>
        <w:t xml:space="preserve">12.1413. Стороны вправе привлекать третьих лиц с письменного согласия.</w:t>
      </w:r>
    </w:p>
    <w:p>
      <w:r>
        <w:t xml:space="preserve">12.1414. Документы направляются способом, позволяющим подтвердить отправку.</w:t>
      </w:r>
    </w:p>
    <w:p>
      <w:r>
        <w:t xml:space="preserve">12.1415. Стороны действуют добросовестно и разумно.</w:t>
      </w:r>
    </w:p>
    <w:p>
      <w:r>
        <w:t xml:space="preserve">12.1416. Переписка ведётся по адресам, указанным в реквизитах.</w:t>
      </w:r>
    </w:p>
    <w:p>
      <w:r>
        <w:t xml:space="preserve">12.1417. Стороны уведомляют друг друга об изменении реквизитов.</w:t>
      </w:r>
    </w:p>
    <w:p>
      <w:r>
        <w:t xml:space="preserve">12.1418. Настоящий пункт не изменяет распределения рисков между Сторонами.</w:t>
      </w:r>
    </w:p>
    <w:p>
      <w:r>
        <w:t xml:space="preserve">12.1419. Приложения оформляются в том же порядке, что и Договор.</w:t>
      </w:r>
    </w:p>
    <w:p>
      <w:r>
        <w:t xml:space="preserve">12.1420. Стороны вправе привлекать третьих лиц с письменного согласия.</w:t>
      </w:r>
    </w:p>
    <w:p>
      <w:r>
        <w:t xml:space="preserve">12.1421. Документы направляются способом, позволяющим подтвердить отправку.</w:t>
      </w:r>
    </w:p>
    <w:p>
      <w:r>
        <w:t xml:space="preserve">12.1422. Стороны действуют добросовестно и разумно.</w:t>
      </w:r>
    </w:p>
    <w:p>
      <w:r>
        <w:t xml:space="preserve">12.1423. Переписка ведётся по адресам, указанным в реквизитах.</w:t>
      </w:r>
    </w:p>
    <w:p>
      <w:r>
        <w:t xml:space="preserve">12.1424. Стороны уведомляют друг друга об изменении реквизитов.</w:t>
      </w:r>
    </w:p>
    <w:p>
      <w:r>
        <w:t xml:space="preserve">12.1425. Настоящий пункт не изменяет распределения рисков между Сторонами.</w:t>
      </w:r>
    </w:p>
    <w:p>
      <w:r>
        <w:t xml:space="preserve">12.1426. Приложения оформляются в том же порядке, что и Договор.</w:t>
      </w:r>
    </w:p>
    <w:p>
      <w:r>
        <w:t xml:space="preserve">12.1427. Стороны вправе привлекать третьих лиц с письменного согласия.</w:t>
      </w:r>
    </w:p>
    <w:p>
      <w:r>
        <w:t xml:space="preserve">12.1428. Документы направляются способом, позволяющим подтвердить отправку.</w:t>
      </w:r>
    </w:p>
    <w:p>
      <w:r>
        <w:t xml:space="preserve">12.1429. Стороны действуют добросовестно и разумно.</w:t>
      </w:r>
    </w:p>
    <w:p>
      <w:r>
        <w:t xml:space="preserve">12.1430. Переписка ведётся по адресам, указанным в реквизитах.</w:t>
      </w:r>
    </w:p>
    <w:p>
      <w:r>
        <w:t xml:space="preserve">12.1431. Стороны уведомляют друг друга об изменении реквизитов.</w:t>
      </w:r>
    </w:p>
    <w:p>
      <w:r>
        <w:t xml:space="preserve">12.1432. Настоящий пункт не изменяет распределения рисков между Сторонами.</w:t>
      </w:r>
    </w:p>
    <w:p>
      <w:r>
        <w:t xml:space="preserve">12.1433. Приложения оформляются в том же порядке, что и Договор.</w:t>
      </w:r>
    </w:p>
    <w:p>
      <w:r>
        <w:t xml:space="preserve">12.1434. Стороны вправе привлекать третьих лиц с письменного согласия.</w:t>
      </w:r>
    </w:p>
    <w:p>
      <w:r>
        <w:t xml:space="preserve">12.1435. Документы направляются способом, позволяющим подтвердить отправку.</w:t>
      </w:r>
    </w:p>
    <w:p>
      <w:r>
        <w:t xml:space="preserve">12.1436. Стороны действуют добросовестно и разумно.</w:t>
      </w:r>
    </w:p>
    <w:p>
      <w:r>
        <w:t xml:space="preserve">12.1437. Переписка ведётся по адресам, указанным в реквизитах.</w:t>
      </w:r>
    </w:p>
    <w:p>
      <w:r>
        <w:t xml:space="preserve">12.1438. Стороны уведомляют друг друга об изменении реквизитов.</w:t>
      </w:r>
    </w:p>
    <w:p>
      <w:r>
        <w:t xml:space="preserve">12.1439. Настоящий пункт не изменяет распределения рисков между Сторонами.</w:t>
      </w:r>
    </w:p>
    <w:p>
      <w:r>
        <w:t xml:space="preserve">12.1440. Приложения оформляются в том же порядке, что и Договор.</w:t>
      </w:r>
    </w:p>
    <w:p>
      <w:r>
        <w:t xml:space="preserve">12.1441. Стороны вправе привлекать третьих лиц с письменного согласия.</w:t>
      </w:r>
    </w:p>
    <w:p>
      <w:r>
        <w:t xml:space="preserve">12.1442. Документы направляются способом, позволяющим подтвердить отправку.</w:t>
      </w:r>
    </w:p>
    <w:p>
      <w:r>
        <w:t xml:space="preserve">12.1443. Стороны действуют добросовестно и разумно.</w:t>
      </w:r>
    </w:p>
    <w:p>
      <w:r>
        <w:t xml:space="preserve">12.1444. Переписка ведётся по адресам, указанным в реквизитах.</w:t>
      </w:r>
    </w:p>
    <w:p>
      <w:r>
        <w:t xml:space="preserve">12.1445. Стороны уведомляют друг друга об изменении реквизитов.</w:t>
      </w:r>
    </w:p>
    <w:p>
      <w:r>
        <w:t xml:space="preserve">12.1446. Настоящий пункт не изменяет распределения рисков между Сторонами.</w:t>
      </w:r>
    </w:p>
    <w:p>
      <w:r>
        <w:t xml:space="preserve">12.1447. Приложения оформляются в том же порядке, что и Договор.</w:t>
      </w:r>
    </w:p>
    <w:p>
      <w:r>
        <w:t xml:space="preserve">12.1448. Стороны вправе привлекать третьих лиц с письменного согласия.</w:t>
      </w:r>
    </w:p>
    <w:p>
      <w:r>
        <w:t xml:space="preserve">12.1449. Документы направляются способом, позволяющим подтвердить отправку.</w:t>
      </w:r>
    </w:p>
    <w:p>
      <w:r>
        <w:t xml:space="preserve">12.1450. Контрольная величина: </w:t>
      </w:r>
      <w:r>
        <w:t xml:space="preserve">9 850 000 (Девять миллионов восемьсот пятьдесят тысяч) рублей 00 копеек</w:t>
      </w:r>
      <w:r>
        <w:t xml:space="preserve">, в том числе НДС</w:t>
      </w:r>
      <w:r>
        <w:t xml:space="preserve">.</w:t>
      </w:r>
    </w:p>
    <w:p>
      <w:r>
        <w:t xml:space="preserve">12.1451. Переписка ведётся по адресам, указанным в реквизитах.</w:t>
      </w:r>
    </w:p>
    <w:p>
      <w:r>
        <w:t xml:space="preserve">12.1452. Стороны уведомляют друг друга об изменении реквизитов.</w:t>
      </w:r>
    </w:p>
    <w:p>
      <w:r>
        <w:t xml:space="preserve">12.1453. Настоящий пункт не изменяет распределения рисков между Сторонами.</w:t>
      </w:r>
    </w:p>
    <w:p>
      <w:r>
        <w:t xml:space="preserve">12.1454. Приложения оформляются в том же порядке, что и Договор.</w:t>
      </w:r>
    </w:p>
    <w:p>
      <w:r>
        <w:t xml:space="preserve">12.1455. Стороны вправе привлекать третьих лиц с письменного согласия.</w:t>
      </w:r>
    </w:p>
    <w:p>
      <w:r>
        <w:t xml:space="preserve">12.1456. Документы направляются способом, позволяющим подтвердить отправку.</w:t>
      </w:r>
    </w:p>
    <w:p>
      <w:r>
        <w:t xml:space="preserve">12.1457. Стороны действуют добросовестно и разумно.</w:t>
      </w:r>
    </w:p>
    <w:p>
      <w:r>
        <w:t xml:space="preserve">12.1458. Переписка ведётся по адресам, указанным в реквизитах.</w:t>
      </w:r>
    </w:p>
    <w:p>
      <w:r>
        <w:t xml:space="preserve">12.1459. Стороны уведомляют друг друга об изменении реквизитов.</w:t>
      </w:r>
    </w:p>
    <w:p>
      <w:r>
        <w:t xml:space="preserve">12.1460. Настоящий пункт не изменяет распределения рисков между Сторонами.</w:t>
      </w:r>
    </w:p>
    <w:p>
      <w:r>
        <w:t xml:space="preserve">12.1461. Приложения оформляются в том же порядке, что и Договор.</w:t>
      </w:r>
    </w:p>
    <w:p>
      <w:r>
        <w:t xml:space="preserve">12.1462. Стороны вправе привлекать третьих лиц с письменного согласия.</w:t>
      </w:r>
    </w:p>
    <w:p>
      <w:r>
        <w:t xml:space="preserve">12.1463. Документы направляются способом, позволяющим подтвердить отправку.</w:t>
      </w:r>
    </w:p>
    <w:p>
      <w:r>
        <w:t xml:space="preserve">12.1464. Стороны действуют добросовестно и разумно.</w:t>
      </w:r>
    </w:p>
    <w:p>
      <w:r>
        <w:t xml:space="preserve">12.1465. Переписка ведётся по адресам, указанным в реквизитах.</w:t>
      </w:r>
    </w:p>
    <w:p>
      <w:r>
        <w:t xml:space="preserve">12.1466. Стороны уведомляют друг друга об изменении реквизитов.</w:t>
      </w:r>
    </w:p>
    <w:p>
      <w:r>
        <w:t xml:space="preserve">12.1467. Настоящий пункт не изменяет распределения рисков между Сторонами.</w:t>
      </w:r>
    </w:p>
    <w:p>
      <w:r>
        <w:t xml:space="preserve">12.1468. Приложения оформляются в том же порядке, что и Договор.</w:t>
      </w:r>
    </w:p>
    <w:p>
      <w:r>
        <w:t xml:space="preserve">12.1469. Стороны вправе привлекать третьих лиц с письменного согласия.</w:t>
      </w:r>
    </w:p>
    <w:p>
      <w:r>
        <w:t xml:space="preserve">12.1470. Документы направляются способом, позволяющим подтвердить отправку.</w:t>
      </w:r>
    </w:p>
    <w:p>
      <w:r>
        <w:t xml:space="preserve">12.1471. Стороны действуют добросовестно и разумно.</w:t>
      </w:r>
    </w:p>
    <w:p>
      <w:r>
        <w:t xml:space="preserve">12.1472. Переписка ведётся по адресам, указанным в реквизитах.</w:t>
      </w:r>
    </w:p>
    <w:p>
      <w:r>
        <w:t xml:space="preserve">12.1473. Стороны уведомляют друг друга об изменении реквизитов.</w:t>
      </w:r>
    </w:p>
    <w:p>
      <w:r>
        <w:t xml:space="preserve">12.1474. Настоящий пункт не изменяет распределения рисков между Сторонами.</w:t>
      </w:r>
    </w:p>
    <w:p>
      <w:r>
        <w:t xml:space="preserve">12.1475. Приложения оформляются в том же порядке, что и Договор.</w:t>
      </w:r>
    </w:p>
    <w:p>
      <w:r>
        <w:t xml:space="preserve">12.1476. Стороны вправе привлекать третьих лиц с письменного согласия.</w:t>
      </w:r>
    </w:p>
    <w:p>
      <w:r>
        <w:t xml:space="preserve">12.1477. Документы направляются способом, позволяющим подтвердить отправку.</w:t>
      </w:r>
    </w:p>
    <w:p>
      <w:r>
        <w:t xml:space="preserve">12.1478. Стороны действуют добросовестно и разумно.</w:t>
      </w:r>
    </w:p>
    <w:p>
      <w:r>
        <w:t xml:space="preserve">12.1479. Переписка ведётся по адресам, указанным в реквизитах.</w:t>
      </w:r>
    </w:p>
    <w:p>
      <w:r>
        <w:t xml:space="preserve">12.1480. Стороны уведомляют друг друга об изменении реквизитов.</w:t>
      </w:r>
    </w:p>
    <w:p>
      <w:r>
        <w:t xml:space="preserve">12.1481. Настоящий пункт не изменяет распределения рисков между Сторонами.</w:t>
      </w:r>
    </w:p>
    <w:p>
      <w:r>
        <w:t xml:space="preserve">12.1482. Приложения оформляются в том же порядке, что и Договор.</w:t>
      </w:r>
    </w:p>
    <w:p>
      <w:r>
        <w:t xml:space="preserve">12.1483. Стороны вправе привлекать третьих лиц с письменного согласия.</w:t>
      </w:r>
    </w:p>
    <w:p>
      <w:r>
        <w:t xml:space="preserve">12.1484. Документы направляются способом, позволяющим подтвердить отправку.</w:t>
      </w:r>
    </w:p>
    <w:p>
      <w:r>
        <w:t xml:space="preserve">12.1485. Стороны действуют добросовестно и разумно.</w:t>
      </w:r>
    </w:p>
    <w:p>
      <w:r>
        <w:t xml:space="preserve">12.1486. Переписка ведётся по адресам, указанным в реквизитах.</w:t>
      </w:r>
    </w:p>
    <w:p>
      <w:r>
        <w:t xml:space="preserve">12.1487. Стороны уведомляют друг друга об изменении реквизитов.</w:t>
      </w:r>
    </w:p>
    <w:p>
      <w:r>
        <w:t xml:space="preserve">12.1488. Настоящий пункт не изменяет распределения рисков между Сторонами.</w:t>
      </w:r>
    </w:p>
    <w:p>
      <w:r>
        <w:t xml:space="preserve">12.1489. Приложения оформляются в том же порядке, что и Договор.</w:t>
      </w:r>
    </w:p>
    <w:p>
      <w:r>
        <w:t xml:space="preserve">12.1490. Стороны вправе привлекать третьих лиц с письменного согласия.</w:t>
      </w:r>
    </w:p>
    <w:p>
      <w:r>
        <w:t xml:space="preserve">12.1491. Документы направляются способом, позволяющим подтвердить отправку.</w:t>
      </w:r>
    </w:p>
    <w:p>
      <w:r>
        <w:t xml:space="preserve">12.1492. Стороны действуют добросовестно и разумно.</w:t>
      </w:r>
    </w:p>
    <w:p>
      <w:r>
        <w:t xml:space="preserve">12.1493. Переписка ведётся по адресам, указанным в реквизитах.</w:t>
      </w:r>
    </w:p>
    <w:p>
      <w:r>
        <w:t xml:space="preserve">12.1494. Стороны уведомляют друг друга об изменении реквизитов.</w:t>
      </w:r>
    </w:p>
    <w:p>
      <w:r>
        <w:t xml:space="preserve">12.1495. Настоящий пункт не изменяет распределения рисков между Сторонами.</w:t>
      </w:r>
    </w:p>
    <w:p>
      <w:r>
        <w:t xml:space="preserve">12.1496. Приложения оформляются в том же порядке, что и Договор.</w:t>
      </w:r>
    </w:p>
    <w:p>
      <w:r>
        <w:t xml:space="preserve">12.1497. Стороны вправе привлекать третьих лиц с письменного согласия.</w:t>
      </w:r>
    </w:p>
    <w:p>
      <w:r>
        <w:t xml:space="preserve">12.1498. Документы направляются способом, позволяющим подтвердить отправку.</w:t>
      </w:r>
    </w:p>
    <w:p>
      <w:r>
        <w:t xml:space="preserve">12.1499. Стороны действуют добросовестно и разумно.</w:t>
      </w:r>
    </w:p>
    <w:p>
      <w:r>
        <w:t xml:space="preserve">12.1500. Контрольная величина: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12.1501. Стороны уведомляют друг друга об изменении реквизитов.</w:t>
      </w:r>
    </w:p>
    <w:p>
      <w:r>
        <w:t xml:space="preserve">12.1502. Настоящий пункт не изменяет распределения рисков между Сторонами.</w:t>
      </w:r>
    </w:p>
    <w:p>
      <w:r>
        <w:t xml:space="preserve">12.1503. Приложения оформляются в том же порядке, что и Договор.</w:t>
      </w:r>
    </w:p>
    <w:p>
      <w:r>
        <w:t xml:space="preserve">12.1504. Стороны вправе привлекать третьих лиц с письменного согласия.</w:t>
      </w:r>
    </w:p>
    <w:p>
      <w:r>
        <w:t xml:space="preserve">12.1505. Документы направляются способом, позволяющим подтвердить отправку.</w:t>
      </w:r>
    </w:p>
    <w:p>
      <w:r>
        <w:t xml:space="preserve">12.1506. Стороны действуют добросовестно и разумно.</w:t>
      </w:r>
    </w:p>
    <w:p>
      <w:r>
        <w:t xml:space="preserve">12.1507. Переписка ведётся по адресам, указанным в реквизитах.</w:t>
      </w:r>
    </w:p>
    <w:p>
      <w:r>
        <w:t xml:space="preserve">12.1508. Стороны уведомляют друг друга об изменении реквизитов.</w:t>
      </w:r>
    </w:p>
    <w:p>
      <w:r>
        <w:t xml:space="preserve">12.1509. Настоящий пункт не изменяет распределения рисков между Сторонами.</w:t>
      </w:r>
    </w:p>
    <w:p>
      <w:r>
        <w:t xml:space="preserve">12.1510. Приложения оформляются в том же порядке, что и Договор.</w:t>
      </w:r>
    </w:p>
    <w:p>
      <w:r>
        <w:t xml:space="preserve">12.1511. Стороны вправе привлекать третьих лиц с письменного согласия.</w:t>
      </w:r>
    </w:p>
    <w:p>
      <w:r>
        <w:t xml:space="preserve">12.1512. Документы направляются способом, позволяющим подтвердить отправку.</w:t>
      </w:r>
    </w:p>
    <w:p>
      <w:r>
        <w:t xml:space="preserve">12.1513. Стороны действуют добросовестно и разумно.</w:t>
      </w:r>
    </w:p>
    <w:p>
      <w:r>
        <w:t xml:space="preserve">12.1514. Переписка ведётся по адресам, указанным в реквизитах.</w:t>
      </w:r>
    </w:p>
    <w:p>
      <w:r>
        <w:t xml:space="preserve">12.1515. Стороны уведомляют друг друга об изменении реквизитов.</w:t>
      </w:r>
    </w:p>
    <w:p>
      <w:r>
        <w:t xml:space="preserve">12.1516. Настоящий пункт не изменяет распределения рисков между Сторонами.</w:t>
      </w:r>
    </w:p>
    <w:p>
      <w:r>
        <w:t xml:space="preserve">12.1517. Приложения оформляются в том же порядке, что и Договор.</w:t>
      </w:r>
    </w:p>
    <w:p>
      <w:r>
        <w:t xml:space="preserve">12.1518. Стороны вправе привлекать третьих лиц с письменного согласия.</w:t>
      </w:r>
    </w:p>
    <w:p>
      <w:r>
        <w:t xml:space="preserve">12.1519. Документы направляются способом, позволяющим подтвердить отправку.</w:t>
      </w:r>
    </w:p>
    <w:p>
      <w:r>
        <w:t xml:space="preserve">12.1520. Стороны действуют добросовестно и разумно.</w:t>
      </w:r>
    </w:p>
    <w:p>
      <w:r>
        <w:t xml:space="preserve">12.1521. Переписка ведётся по адресам, указанным в реквизитах.</w:t>
      </w:r>
    </w:p>
    <w:p>
      <w:r>
        <w:t xml:space="preserve">12.1522. Стороны уведомляют друг друга об изменении реквизитов.</w:t>
      </w:r>
    </w:p>
    <w:p>
      <w:r>
        <w:t xml:space="preserve">12.1523. Настоящий пункт не изменяет распределения рисков между Сторонами.</w:t>
      </w:r>
    </w:p>
    <w:p>
      <w:r>
        <w:t xml:space="preserve">12.1524. Приложения оформляются в том же порядке, что и Договор.</w:t>
      </w:r>
    </w:p>
    <w:p>
      <w:r>
        <w:t xml:space="preserve">12.1525. Стороны вправе привлекать третьих лиц с письменного согласия.</w:t>
      </w:r>
    </w:p>
    <w:p>
      <w:r>
        <w:t xml:space="preserve">12.1526. Документы направляются способом, позволяющим подтвердить отправку.</w:t>
      </w:r>
    </w:p>
    <w:p>
      <w:r>
        <w:t xml:space="preserve">12.1527. Стороны действуют добросовестно и разумно.</w:t>
      </w:r>
    </w:p>
    <w:p>
      <w:r>
        <w:t xml:space="preserve">12.1528. Переписка ведётся по адресам, указанным в реквизитах.</w:t>
      </w:r>
    </w:p>
    <w:p>
      <w:r>
        <w:t xml:space="preserve">12.1529. Стороны уведомляют друг друга об изменении реквизитов.</w:t>
      </w:r>
    </w:p>
    <w:p>
      <w:r>
        <w:t xml:space="preserve">12.1530. Настоящий пункт не изменяет распределения рисков между Сторонами.</w:t>
      </w:r>
    </w:p>
    <w:p>
      <w:r>
        <w:t xml:space="preserve">12.1531. Приложения оформляются в том же порядке, что и Договор.</w:t>
      </w:r>
    </w:p>
    <w:p>
      <w:r>
        <w:t xml:space="preserve">12.1532. Стороны вправе привлекать третьих лиц с письменного согласия.</w:t>
      </w:r>
    </w:p>
    <w:p>
      <w:r>
        <w:t xml:space="preserve">12.1533. Документы направляются способом, позволяющим подтвердить отправку.</w:t>
      </w:r>
    </w:p>
    <w:p>
      <w:r>
        <w:t xml:space="preserve">12.1534. Стороны действуют добросовестно и разумно.</w:t>
      </w:r>
    </w:p>
    <w:p>
      <w:r>
        <w:t xml:space="preserve">12.1535. Переписка ведётся по адресам, указанным в реквизитах.</w:t>
      </w:r>
    </w:p>
    <w:p>
      <w:r>
        <w:t xml:space="preserve">12.1536. Стороны уведомляют друг друга об изменении реквизитов.</w:t>
      </w:r>
    </w:p>
    <w:p>
      <w:r>
        <w:t xml:space="preserve">12.1537. Настоящий пункт не изменяет распределения рисков между Сторонами.</w:t>
      </w:r>
    </w:p>
    <w:p>
      <w:r>
        <w:t xml:space="preserve">12.1538. Приложения оформляются в том же порядке, что и Договор.</w:t>
      </w:r>
    </w:p>
    <w:p>
      <w:r>
        <w:t xml:space="preserve">12.1539. Стороны вправе привлекать третьих лиц с письменного согласия.</w:t>
      </w:r>
    </w:p>
    <w:p>
      <w:r>
        <w:t xml:space="preserve">12.1540. Документы направляются способом, позволяющим подтвердить отправку.</w:t>
      </w:r>
    </w:p>
    <w:p>
      <w:r>
        <w:t xml:space="preserve">12.1541. Стороны действуют добросовестно и разумно.</w:t>
      </w:r>
    </w:p>
    <w:p>
      <w:r>
        <w:t xml:space="preserve">12.1542. Переписка ведётся по адресам, указанным в реквизитах.</w:t>
      </w:r>
    </w:p>
    <w:p>
      <w:r>
        <w:t xml:space="preserve">12.1543. Стороны уведомляют друг друга об изменении реквизитов.</w:t>
      </w:r>
    </w:p>
    <w:p>
      <w:r>
        <w:t xml:space="preserve">12.1544. Настоящий пункт не изменяет распределения рисков между Сторонами.</w:t>
      </w:r>
    </w:p>
    <w:p>
      <w:r>
        <w:t xml:space="preserve">12.1545. Приложения оформляются в том же порядке, что и Договор.</w:t>
      </w:r>
    </w:p>
    <w:p>
      <w:r>
        <w:t xml:space="preserve">12.1546. Стороны вправе привлекать третьих лиц с письменного согласия.</w:t>
      </w:r>
    </w:p>
    <w:p>
      <w:r>
        <w:t xml:space="preserve">12.1547. Документы направляются способом, позволяющим подтвердить отправку.</w:t>
      </w:r>
    </w:p>
    <w:p>
      <w:r>
        <w:t xml:space="preserve">12.1548. Стороны действуют добросовестно и разумно.</w:t>
      </w:r>
    </w:p>
    <w:p>
      <w:r>
        <w:t xml:space="preserve">12.1549. Переписка ведётся по адресам, указанным в реквизитах.</w:t>
      </w:r>
    </w:p>
    <w:p>
      <w:r>
        <w:t xml:space="preserve">12.1550. Контрольная величина: </w:t>
      </w:r>
      <w:r>
        <w:t xml:space="preserve">Пятьдесят один миллион четыреста тысяч два рубля 0 коп.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12.1551. Настоящий пункт не изменяет распределения рисков между Сторонами.</w:t>
      </w:r>
    </w:p>
    <w:p>
      <w:r>
        <w:t xml:space="preserve">12.1552. Приложения оформляются в том же порядке, что и Договор.</w:t>
      </w:r>
    </w:p>
    <w:p>
      <w:r>
        <w:t xml:space="preserve">12.1553. Стороны вправе привлекать третьих лиц с письменного согласия.</w:t>
      </w:r>
    </w:p>
    <w:p>
      <w:r>
        <w:t xml:space="preserve">12.1554. Документы направляются способом, позволяющим подтвердить отправку.</w:t>
      </w:r>
    </w:p>
    <w:p>
      <w:r>
        <w:t xml:space="preserve">12.1555. Стороны действуют добросовестно и разумно.</w:t>
      </w:r>
    </w:p>
    <w:p>
      <w:r>
        <w:t xml:space="preserve">12.1556. Переписка ведётся по адресам, указанным в реквизитах.</w:t>
      </w:r>
    </w:p>
    <w:p>
      <w:r>
        <w:t xml:space="preserve">12.1557. Стороны уведомляют друг друга об изменении реквизитов.</w:t>
      </w:r>
    </w:p>
    <w:p>
      <w:r>
        <w:t xml:space="preserve">12.1558. Настоящий пункт не изменяет распределения рисков между Сторонами.</w:t>
      </w:r>
    </w:p>
    <w:p>
      <w:r>
        <w:t xml:space="preserve">12.1559. Приложения оформляются в том же порядке, что и Договор.</w:t>
      </w:r>
    </w:p>
    <w:p>
      <w:r>
        <w:t xml:space="preserve">12.1560. Стороны вправе привлекать третьих лиц с письменного согласия.</w:t>
      </w:r>
    </w:p>
    <w:p>
      <w:r>
        <w:t xml:space="preserve">12.1561. Документы направляются способом, позволяющим подтвердить отправку.</w:t>
      </w:r>
    </w:p>
    <w:p>
      <w:r>
        <w:t xml:space="preserve">12.1562. Стороны действуют добросовестно и разумно.</w:t>
      </w:r>
    </w:p>
    <w:p>
      <w:r>
        <w:t xml:space="preserve">12.1563. Переписка ведётся по адресам, указанным в реквизитах.</w:t>
      </w:r>
    </w:p>
    <w:p>
      <w:r>
        <w:t xml:space="preserve">12.1564. Стороны уведомляют друг друга об изменении реквизитов.</w:t>
      </w:r>
    </w:p>
    <w:p>
      <w:r>
        <w:t xml:space="preserve">12.1565. Настоящий пункт не изменяет распределения рисков между Сторонами.</w:t>
      </w:r>
    </w:p>
    <w:p>
      <w:r>
        <w:t xml:space="preserve">12.1566. Приложения оформляются в том же порядке, что и Договор.</w:t>
      </w:r>
    </w:p>
    <w:p>
      <w:r>
        <w:t xml:space="preserve">12.1567. Стороны вправе привлекать третьих лиц с письменного согласия.</w:t>
      </w:r>
    </w:p>
    <w:p>
      <w:r>
        <w:t xml:space="preserve">12.1568. Документы направляются способом, позволяющим подтвердить отправку.</w:t>
      </w:r>
    </w:p>
    <w:p>
      <w:r>
        <w:t xml:space="preserve">12.1569. Стороны действуют добросовестно и разумно.</w:t>
      </w:r>
    </w:p>
    <w:p>
      <w:r>
        <w:t xml:space="preserve">12.1570. Переписка ведётся по адресам, указанным в реквизитах.</w:t>
      </w:r>
    </w:p>
    <w:p>
      <w:r>
        <w:t xml:space="preserve">12.1571. Стороны уведомляют друг друга об изменении реквизитов.</w:t>
      </w:r>
    </w:p>
    <w:p>
      <w:r>
        <w:t xml:space="preserve">12.1572. Настоящий пункт не изменяет распределения рисков между Сторонами.</w:t>
      </w:r>
    </w:p>
    <w:p>
      <w:r>
        <w:t xml:space="preserve">12.1573. Приложения оформляются в том же порядке, что и Договор.</w:t>
      </w:r>
    </w:p>
    <w:p>
      <w:r>
        <w:t xml:space="preserve">12.1574. Стороны вправе привлекать третьих лиц с письменного согласия.</w:t>
      </w:r>
    </w:p>
    <w:p>
      <w:r>
        <w:t xml:space="preserve">12.1575. Документы направляются способом, позволяющим подтвердить отправку.</w:t>
      </w:r>
    </w:p>
    <w:p>
      <w:r>
        <w:t xml:space="preserve">12.1576. Стороны действуют добросовестно и разумно.</w:t>
      </w:r>
    </w:p>
    <w:p>
      <w:r>
        <w:t xml:space="preserve">12.1577. Переписка ведётся по адресам, указанным в реквизитах.</w:t>
      </w:r>
    </w:p>
    <w:p>
      <w:r>
        <w:t xml:space="preserve">12.1578. Стороны уведомляют друг друга об изменении реквизитов.</w:t>
      </w:r>
    </w:p>
    <w:p>
      <w:r>
        <w:t xml:space="preserve">12.1579. Настоящий пункт не изменяет распределения рисков между Сторонами.</w:t>
      </w:r>
    </w:p>
    <w:p>
      <w:r>
        <w:t xml:space="preserve">12.1580. Приложения оформляются в том же порядке, что и Договор.</w:t>
      </w:r>
    </w:p>
    <w:p>
      <w:r>
        <w:t xml:space="preserve">12.1581. Стороны вправе привлекать третьих лиц с письменного согласия.</w:t>
      </w:r>
    </w:p>
    <w:p>
      <w:r>
        <w:t xml:space="preserve">12.1582. Документы направляются способом, позволяющим подтвердить отправку.</w:t>
      </w:r>
    </w:p>
    <w:p>
      <w:r>
        <w:t xml:space="preserve">12.1583. Стороны действуют добросовестно и разумно.</w:t>
      </w:r>
    </w:p>
    <w:p>
      <w:r>
        <w:t xml:space="preserve">12.1584. Переписка ведётся по адресам, указанным в реквизитах.</w:t>
      </w:r>
    </w:p>
    <w:p>
      <w:r>
        <w:t xml:space="preserve">12.1585. Стороны уведомляют друг друга об изменении реквизитов.</w:t>
      </w:r>
    </w:p>
    <w:p>
      <w:r>
        <w:t xml:space="preserve">12.1586. Настоящий пункт не изменяет распределения рисков между Сторонами.</w:t>
      </w:r>
    </w:p>
    <w:p>
      <w:r>
        <w:t xml:space="preserve">12.1587. Приложения оформляются в том же порядке, что и Договор.</w:t>
      </w:r>
    </w:p>
    <w:p>
      <w:r>
        <w:t xml:space="preserve">12.1588. Стороны вправе привлекать третьих лиц с письменного согласия.</w:t>
      </w:r>
    </w:p>
    <w:p>
      <w:r>
        <w:t xml:space="preserve">12.1589. Документы направляются способом, позволяющим подтвердить отправку.</w:t>
      </w:r>
    </w:p>
    <w:p>
      <w:r>
        <w:t xml:space="preserve">12.1590. Стороны действуют добросовестно и разумно.</w:t>
      </w:r>
    </w:p>
    <w:p>
      <w:r>
        <w:t xml:space="preserve">12.1591. Переписка ведётся по адресам, указанным в реквизитах.</w:t>
      </w:r>
    </w:p>
    <w:p>
      <w:r>
        <w:t xml:space="preserve">12.1592. Стороны уведомляют друг друга об изменении реквизитов.</w:t>
      </w:r>
    </w:p>
    <w:p>
      <w:r>
        <w:t xml:space="preserve">12.1593. Настоящий пункт не изменяет распределения рисков между Сторонами.</w:t>
      </w:r>
    </w:p>
    <w:p>
      <w:r>
        <w:t xml:space="preserve">12.1594. Приложения оформляются в том же порядке, что и Договор.</w:t>
      </w:r>
    </w:p>
    <w:p>
      <w:r>
        <w:t xml:space="preserve">12.1595. Стороны вправе привлекать третьих лиц с письменного согласия.</w:t>
      </w:r>
    </w:p>
    <w:p>
      <w:r>
        <w:t xml:space="preserve">12.1596. Документы направляются способом, позволяющим подтвердить отправку.</w:t>
      </w:r>
    </w:p>
    <w:p>
      <w:r>
        <w:t xml:space="preserve">12.1597. Стороны действуют добросовестно и разумно.</w:t>
      </w:r>
    </w:p>
    <w:p>
      <w:r>
        <w:t xml:space="preserve">12.1598. Переписка ведётся по адресам, указанным в реквизитах.</w:t>
      </w:r>
    </w:p>
    <w:p>
      <w:r>
        <w:t xml:space="preserve">12.1599. Стороны уведомляют друг друга об изменении реквизитов.</w:t>
      </w:r>
    </w:p>
    <w:p>
      <w:r>
        <w:t xml:space="preserve">12.1600. Контрольная величина: </w:t>
      </w:r>
      <w:r>
        <w:t xml:space="preserve">416 000 (Четыреста шестнадцать тысяч) рублей 50 копеек</w:t>
      </w:r>
      <w:r>
        <w:t xml:space="preserve">, в том числе НДС</w:t>
      </w:r>
      <w:r>
        <w:t xml:space="preserve">.</w:t>
      </w:r>
    </w:p>
    <w:p>
      <w:r>
        <w:t xml:space="preserve">12.1601. Приложения оформляются в том же порядке, что и Договор.</w:t>
      </w:r>
    </w:p>
    <w:p>
      <w:r>
        <w:t xml:space="preserve">12.1602. Стороны вправе привлекать третьих лиц с письменного согласия.</w:t>
      </w:r>
    </w:p>
    <w:p>
      <w:r>
        <w:t xml:space="preserve">12.1603. Документы направляются способом, позволяющим подтвердить отправку.</w:t>
      </w:r>
    </w:p>
    <w:p>
      <w:r>
        <w:t xml:space="preserve">12.1604. Стороны действуют добросовестно и разумно.</w:t>
      </w:r>
    </w:p>
    <w:p>
      <w:r>
        <w:t xml:space="preserve">12.1605. Переписка ведётся по адресам, указанным в реквизитах.</w:t>
      </w:r>
    </w:p>
    <w:p>
      <w:r>
        <w:t xml:space="preserve">12.1606. Стороны уведомляют друг друга об изменении реквизитов.</w:t>
      </w:r>
    </w:p>
    <w:p>
      <w:r>
        <w:t xml:space="preserve">12.1607. Настоящий пункт не изменяет распределения рисков между Сторонами.</w:t>
      </w:r>
    </w:p>
    <w:p>
      <w:r>
        <w:t xml:space="preserve">12.1608. Приложения оформляются в том же порядке, что и Договор.</w:t>
      </w:r>
    </w:p>
    <w:p>
      <w:r>
        <w:t xml:space="preserve">12.1609. Стороны вправе привлекать третьих лиц с письменного согласия.</w:t>
      </w:r>
    </w:p>
    <w:p>
      <w:r>
        <w:t xml:space="preserve">12.1610. Документы направляются способом, позволяющим подтвердить отправку.</w:t>
      </w:r>
    </w:p>
    <w:p>
      <w:r>
        <w:t xml:space="preserve">12.1611. Стороны действуют добросовестно и разумно.</w:t>
      </w:r>
    </w:p>
    <w:p>
      <w:r>
        <w:t xml:space="preserve">12.1612. Переписка ведётся по адресам, указанным в реквизитах.</w:t>
      </w:r>
    </w:p>
    <w:p>
      <w:r>
        <w:t xml:space="preserve">12.1613. Стороны уведомляют друг друга об изменении реквизитов.</w:t>
      </w:r>
    </w:p>
    <w:p>
      <w:r>
        <w:t xml:space="preserve">12.1614. Настоящий пункт не изменяет распределения рисков между Сторонами.</w:t>
      </w:r>
    </w:p>
    <w:p>
      <w:r>
        <w:t xml:space="preserve">12.1615. Приложения оформляются в том же порядке, что и Договор.</w:t>
      </w:r>
    </w:p>
    <w:p>
      <w:r>
        <w:t xml:space="preserve">12.1616. Стороны вправе привлекать третьих лиц с письменного согласия.</w:t>
      </w:r>
    </w:p>
    <w:p>
      <w:r>
        <w:t xml:space="preserve">12.1617. Документы направляются способом, позволяющим подтвердить отправку.</w:t>
      </w:r>
    </w:p>
    <w:p>
      <w:r>
        <w:t xml:space="preserve">12.1618. Стороны действуют добросовестно и разумно.</w:t>
      </w:r>
    </w:p>
    <w:p>
      <w:r>
        <w:t xml:space="preserve">12.1619. Переписка ведётся по адресам, указанным в реквизитах.</w:t>
      </w:r>
    </w:p>
    <w:p>
      <w:r>
        <w:t xml:space="preserve">12.1620. Стороны уведомляют друг друга об изменении реквизитов.</w:t>
      </w:r>
    </w:p>
    <w:p>
      <w:r>
        <w:t xml:space="preserve">12.1621. Настоящий пункт не изменяет распределения рисков между Сторонами.</w:t>
      </w:r>
    </w:p>
    <w:p>
      <w:r>
        <w:t xml:space="preserve">12.1622. Приложения оформляются в том же порядке, что и Договор.</w:t>
      </w:r>
    </w:p>
    <w:p>
      <w:r>
        <w:t xml:space="preserve">12.1623. Стороны вправе привлекать третьих лиц с письменного согласия.</w:t>
      </w:r>
    </w:p>
    <w:p>
      <w:r>
        <w:t xml:space="preserve">12.1624. Документы направляются способом, позволяющим подтвердить отправку.</w:t>
      </w:r>
    </w:p>
    <w:p>
      <w:r>
        <w:t xml:space="preserve">12.1625. Стороны действуют добросовестно и разумно.</w:t>
      </w:r>
    </w:p>
    <w:p>
      <w:r>
        <w:t xml:space="preserve">12.1626. Переписка ведётся по адресам, указанным в реквизитах.</w:t>
      </w:r>
    </w:p>
    <w:p>
      <w:r>
        <w:t xml:space="preserve">12.1627. Стороны уведомляют друг друга об изменении реквизитов.</w:t>
      </w:r>
    </w:p>
    <w:p>
      <w:r>
        <w:t xml:space="preserve">12.1628. Настоящий пункт не изменяет распределения рисков между Сторонами.</w:t>
      </w:r>
    </w:p>
    <w:p>
      <w:r>
        <w:t xml:space="preserve">12.1629. Приложения оформляются в том же порядке, что и Договор.</w:t>
      </w:r>
    </w:p>
    <w:p>
      <w:r>
        <w:t xml:space="preserve">12.1630. Стороны вправе привлекать третьих лиц с письменного согласия.</w:t>
      </w:r>
    </w:p>
    <w:p>
      <w:r>
        <w:t xml:space="preserve">12.1631. Документы направляются способом, позволяющим подтвердить отправку.</w:t>
      </w:r>
    </w:p>
    <w:p>
      <w:r>
        <w:t xml:space="preserve">12.1632. Стороны действуют добросовестно и разумно.</w:t>
      </w:r>
    </w:p>
    <w:p>
      <w:r>
        <w:t xml:space="preserve">12.1633. Переписка ведётся по адресам, указанным в реквизитах.</w:t>
      </w:r>
    </w:p>
    <w:p>
      <w:r>
        <w:t xml:space="preserve">12.1634. Стороны уведомляют друг друга об изменении реквизитов.</w:t>
      </w:r>
    </w:p>
    <w:p>
      <w:r>
        <w:t xml:space="preserve">12.1635. Настоящий пункт не изменяет распределения рисков между Сторонами.</w:t>
      </w:r>
    </w:p>
    <w:p>
      <w:r>
        <w:t xml:space="preserve">12.1636. Приложения оформляются в том же порядке, что и Договор.</w:t>
      </w:r>
    </w:p>
    <w:p>
      <w:r>
        <w:t xml:space="preserve">12.1637. Стороны вправе привлекать третьих лиц с письменного согласия.</w:t>
      </w:r>
    </w:p>
    <w:p>
      <w:r>
        <w:t xml:space="preserve">12.1638. Документы направляются способом, позволяющим подтвердить отправку.</w:t>
      </w:r>
    </w:p>
    <w:p>
      <w:r>
        <w:t xml:space="preserve">12.1639. Стороны действуют добросовестно и разумно.</w:t>
      </w:r>
    </w:p>
    <w:p>
      <w:r>
        <w:t xml:space="preserve">12.1640. Переписка ведётся по адресам, указанным в реквизитах.</w:t>
      </w:r>
    </w:p>
    <w:p>
      <w:r>
        <w:t xml:space="preserve">12.1641. Стороны уведомляют друг друга об изменении реквизитов.</w:t>
      </w:r>
    </w:p>
    <w:p>
      <w:r>
        <w:t xml:space="preserve">12.1642. Настоящий пункт не изменяет распределения рисков между Сторонами.</w:t>
      </w:r>
    </w:p>
    <w:p>
      <w:r>
        <w:t xml:space="preserve">12.1643. Приложения оформляются в том же порядке, что и Договор.</w:t>
      </w:r>
    </w:p>
    <w:p>
      <w:r>
        <w:t xml:space="preserve">12.1644. Стороны вправе привлекать третьих лиц с письменного согласия.</w:t>
      </w:r>
    </w:p>
    <w:p>
      <w:r>
        <w:t xml:space="preserve">12.1645. Документы направляются способом, позволяющим подтвердить отправку.</w:t>
      </w:r>
    </w:p>
    <w:p>
      <w:r>
        <w:t xml:space="preserve">12.1646. Стороны действуют добросовестно и разумно.</w:t>
      </w:r>
    </w:p>
    <w:p>
      <w:r>
        <w:t xml:space="preserve">12.1647. Переписка ведётся по адресам, указанным в реквизитах.</w:t>
      </w:r>
    </w:p>
    <w:p>
      <w:r>
        <w:t xml:space="preserve">12.1648. Стороны уведомляют друг друга об изменении реквизитов.</w:t>
      </w:r>
    </w:p>
    <w:p>
      <w:r>
        <w:t xml:space="preserve">12.1649. Настоящий пункт не изменяет распределения рисков между Сторонами.</w:t>
      </w:r>
    </w:p>
    <w:p>
      <w:r>
        <w:t xml:space="preserve">12.1650. Контрольная величина: </w:t>
      </w:r>
      <w:r>
        <w:t xml:space="preserve">807000 (восемьсот семь тысяч) рублей 5 коп.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12.1651. Стороны вправе привлекать третьих лиц с письменного согласия.</w:t>
      </w:r>
    </w:p>
    <w:p>
      <w:r>
        <w:t xml:space="preserve">12.1652. Документы направляются способом, позволяющим подтвердить отправку.</w:t>
      </w:r>
    </w:p>
    <w:p>
      <w:r>
        <w:t xml:space="preserve">12.1653. Стороны действуют добросовестно и разумно.</w:t>
      </w:r>
    </w:p>
    <w:p>
      <w:r>
        <w:t xml:space="preserve">12.1654. Переписка ведётся по адресам, указанным в реквизитах.</w:t>
      </w:r>
    </w:p>
    <w:p>
      <w:r>
        <w:t xml:space="preserve">12.1655. Стороны уведомляют друг друга об изменении реквизитов.</w:t>
      </w:r>
    </w:p>
    <w:p>
      <w:r>
        <w:t xml:space="preserve">12.1656. Настоящий пункт не изменяет распределения рисков между Сторонами.</w:t>
      </w:r>
    </w:p>
    <w:p>
      <w:r>
        <w:t xml:space="preserve">12.1657. Приложения оформляются в том же порядке, что и Договор.</w:t>
      </w:r>
    </w:p>
    <w:p>
      <w:r>
        <w:t xml:space="preserve">12.1658. Стороны вправе привлекать третьих лиц с письменного согласия.</w:t>
      </w:r>
    </w:p>
    <w:p>
      <w:r>
        <w:t xml:space="preserve">12.1659. Документы направляются способом, позволяющим подтвердить отправку.</w:t>
      </w:r>
    </w:p>
    <w:p>
      <w:r>
        <w:t xml:space="preserve">12.1660. Стороны действуют добросовестно и разумно.</w:t>
      </w:r>
    </w:p>
    <w:p>
      <w:r>
        <w:t xml:space="preserve">12.1661. Переписка ведётся по адресам, указанным в реквизитах.</w:t>
      </w:r>
    </w:p>
    <w:p>
      <w:r>
        <w:t xml:space="preserve">12.1662. Стороны уведомляют друг друга об изменении реквизитов.</w:t>
      </w:r>
    </w:p>
    <w:p>
      <w:r>
        <w:t xml:space="preserve">12.1663. Настоящий пункт не изменяет распределения рисков между Сторонами.</w:t>
      </w:r>
    </w:p>
    <w:p>
      <w:r>
        <w:t xml:space="preserve">12.1664. Приложения оформляются в том же порядке, что и Договор.</w:t>
      </w:r>
    </w:p>
    <w:p>
      <w:r>
        <w:t xml:space="preserve">12.1665. Стороны вправе привлекать третьих лиц с письменного согласия.</w:t>
      </w:r>
    </w:p>
    <w:p>
      <w:r>
        <w:t xml:space="preserve">12.1666. Документы направляются способом, позволяющим подтвердить отправку.</w:t>
      </w:r>
    </w:p>
    <w:p>
      <w:r>
        <w:t xml:space="preserve">12.1667. Стороны действуют добросовестно и разумно.</w:t>
      </w:r>
    </w:p>
    <w:p>
      <w:r>
        <w:t xml:space="preserve">12.1668. Переписка ведётся по адресам, указанным в реквизитах.</w:t>
      </w:r>
    </w:p>
    <w:p>
      <w:r>
        <w:t xml:space="preserve">12.1669. Стороны уведомляют друг друга об изменении реквизитов.</w:t>
      </w:r>
    </w:p>
    <w:p>
      <w:r>
        <w:t xml:space="preserve">12.1670. Настоящий пункт не изменяет распределения рисков между Сторонами.</w:t>
      </w:r>
    </w:p>
    <w:p>
      <w:r>
        <w:t xml:space="preserve">12.1671. Приложения оформляются в том же порядке, что и Договор.</w:t>
      </w:r>
    </w:p>
    <w:p>
      <w:r>
        <w:t xml:space="preserve">12.1672. Стороны вправе привлекать третьих лиц с письменного согласия.</w:t>
      </w:r>
    </w:p>
    <w:p>
      <w:r>
        <w:t xml:space="preserve">12.1673. Документы направляются способом, позволяющим подтвердить отправку.</w:t>
      </w:r>
    </w:p>
    <w:p>
      <w:r>
        <w:t xml:space="preserve">12.1674. Стороны действуют добросовестно и разумно.</w:t>
      </w:r>
    </w:p>
    <w:p>
      <w:r>
        <w:t xml:space="preserve">12.1675. Переписка ведётся по адресам, указанным в реквизитах.</w:t>
      </w:r>
    </w:p>
    <w:p>
      <w:r>
        <w:t xml:space="preserve">12.1676. Стороны уведомляют друг друга об изменении реквизитов.</w:t>
      </w:r>
    </w:p>
    <w:p>
      <w:r>
        <w:t xml:space="preserve">12.1677. Настоящий пункт не изменяет распределения рисков между Сторонами.</w:t>
      </w:r>
    </w:p>
    <w:p>
      <w:r>
        <w:t xml:space="preserve">12.1678. Приложения оформляются в том же порядке, что и Договор.</w:t>
      </w:r>
    </w:p>
    <w:p>
      <w:r>
        <w:t xml:space="preserve">12.1679. Стороны вправе привлекать третьих лиц с письменного согласия.</w:t>
      </w:r>
    </w:p>
    <w:p>
      <w:r>
        <w:t xml:space="preserve">12.1680. Документы направляются способом, позволяющим подтвердить отправку.</w:t>
      </w:r>
    </w:p>
    <w:p>
      <w:r>
        <w:t xml:space="preserve">12.1681. Стороны действуют добросовестно и разумно.</w:t>
      </w:r>
    </w:p>
    <w:p>
      <w:r>
        <w:t xml:space="preserve">12.1682. Переписка ведётся по адресам, указанным в реквизитах.</w:t>
      </w:r>
    </w:p>
    <w:p>
      <w:r>
        <w:t xml:space="preserve">12.1683. Стороны уведомляют друг друга об изменении реквизитов.</w:t>
      </w:r>
    </w:p>
    <w:p>
      <w:r>
        <w:t xml:space="preserve">12.1684. Настоящий пункт не изменяет распределения рисков между Сторонами.</w:t>
      </w:r>
    </w:p>
    <w:p>
      <w:r>
        <w:t xml:space="preserve">12.1685. Приложения оформляются в том же порядке, что и Договор.</w:t>
      </w:r>
    </w:p>
    <w:p>
      <w:r>
        <w:t xml:space="preserve">12.1686. Стороны вправе привлекать третьих лиц с письменного согласия.</w:t>
      </w:r>
    </w:p>
    <w:p>
      <w:r>
        <w:t xml:space="preserve">12.1687. Документы направляются способом, позволяющим подтвердить отправку.</w:t>
      </w:r>
    </w:p>
    <w:p>
      <w:r>
        <w:t xml:space="preserve">12.1688. Стороны действуют добросовестно и разумно.</w:t>
      </w:r>
    </w:p>
    <w:p>
      <w:r>
        <w:t xml:space="preserve">12.1689. Переписка ведётся по адресам, указанным в реквизитах.</w:t>
      </w:r>
    </w:p>
    <w:p>
      <w:r>
        <w:t xml:space="preserve">12.1690. Стороны уведомляют друг друга об изменении реквизитов.</w:t>
      </w:r>
    </w:p>
    <w:p>
      <w:r>
        <w:t xml:space="preserve">12.1691. Настоящий пункт не изменяет распределения рисков между Сторонами.</w:t>
      </w:r>
    </w:p>
    <w:p>
      <w:r>
        <w:t xml:space="preserve">12.1692. Приложения оформляются в том же порядке, что и Договор.</w:t>
      </w:r>
    </w:p>
    <w:p>
      <w:r>
        <w:t xml:space="preserve">12.1693. Стороны вправе привлекать третьих лиц с письменного согласия.</w:t>
      </w:r>
    </w:p>
    <w:p>
      <w:r>
        <w:t xml:space="preserve">12.1694. Документы направляются способом, позволяющим подтвердить отправку.</w:t>
      </w:r>
    </w:p>
    <w:p>
      <w:r>
        <w:t xml:space="preserve">12.1695. Стороны действуют добросовестно и разумно.</w:t>
      </w:r>
    </w:p>
    <w:p>
      <w:r>
        <w:t xml:space="preserve">12.1696. Переписка ведётся по адресам, указанным в реквизитах.</w:t>
      </w:r>
    </w:p>
    <w:p>
      <w:r>
        <w:t xml:space="preserve">12.1697. Стороны уведомляют друг друга об изменении реквизитов.</w:t>
      </w:r>
    </w:p>
    <w:p>
      <w:r>
        <w:t xml:space="preserve">12.1698. Настоящий пункт не изменяет распределения рисков между Сторонами.</w:t>
      </w:r>
    </w:p>
    <w:p>
      <w:r>
        <w:t xml:space="preserve">12.1699. Приложения оформляются в том же порядке, что и Договор.</w:t>
      </w:r>
    </w:p>
    <w:p>
      <w:r>
        <w:t xml:space="preserve">12.1700. Контрольная величина: </w:t>
      </w:r>
      <w:r>
        <w:t xml:space="preserve">40 100 000 ₽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12.1701. Документы направляются способом, позволяющим подтвердить отправку.</w:t>
      </w:r>
    </w:p>
    <w:p>
      <w:r>
        <w:t xml:space="preserve">12.1702. Стороны действуют добросовестно и разумно.</w:t>
      </w:r>
    </w:p>
    <w:p>
      <w:r>
        <w:t xml:space="preserve">12.1703. Переписка ведётся по адресам, указанным в реквизитах.</w:t>
      </w:r>
    </w:p>
    <w:p>
      <w:r>
        <w:t xml:space="preserve">12.1704. Стороны уведомляют друг друга об изменении реквизитов.</w:t>
      </w:r>
    </w:p>
    <w:p>
      <w:r>
        <w:t xml:space="preserve">12.1705. Настоящий пункт не изменяет распределения рисков между Сторонами.</w:t>
      </w:r>
    </w:p>
    <w:p>
      <w:r>
        <w:t xml:space="preserve">12.1706. Приложения оформляются в том же порядке, что и Договор.</w:t>
      </w:r>
    </w:p>
    <w:p>
      <w:r>
        <w:t xml:space="preserve">12.1707. Стороны вправе привлекать третьих лиц с письменного согласия.</w:t>
      </w:r>
    </w:p>
    <w:p>
      <w:r>
        <w:t xml:space="preserve">12.1708. Документы направляются способом, позволяющим подтвердить отправку.</w:t>
      </w:r>
    </w:p>
    <w:p>
      <w:r>
        <w:t xml:space="preserve">12.1709. Стороны действуют добросовестно и разумно.</w:t>
      </w:r>
    </w:p>
    <w:p>
      <w:r>
        <w:t xml:space="preserve">12.1710. Переписка ведётся по адресам, указанным в реквизитах.</w:t>
      </w:r>
    </w:p>
    <w:p>
      <w:r>
        <w:t xml:space="preserve">12.1711. Стороны уведомляют друг друга об изменении реквизитов.</w:t>
      </w:r>
    </w:p>
    <w:p>
      <w:r>
        <w:t xml:space="preserve">12.1712. Настоящий пункт не изменяет распределения рисков между Сторонами.</w:t>
      </w:r>
    </w:p>
    <w:p>
      <w:r>
        <w:t xml:space="preserve">12.1713. Приложения оформляются в том же порядке, что и Договор.</w:t>
      </w:r>
    </w:p>
    <w:p>
      <w:r>
        <w:t xml:space="preserve">12.1714. Стороны вправе привлекать третьих лиц с письменного согласия.</w:t>
      </w:r>
    </w:p>
    <w:p>
      <w:r>
        <w:t xml:space="preserve">12.1715. Документы направляются способом, позволяющим подтвердить отправку.</w:t>
      </w:r>
    </w:p>
    <w:p>
      <w:r>
        <w:t xml:space="preserve">12.1716. Стороны действуют добросовестно и разумно.</w:t>
      </w:r>
    </w:p>
    <w:p>
      <w:r>
        <w:t xml:space="preserve">12.1717. Переписка ведётся по адресам, указанным в реквизитах.</w:t>
      </w:r>
    </w:p>
    <w:p>
      <w:r>
        <w:t xml:space="preserve">12.1718. Стороны уведомляют друг друга об изменении реквизитов.</w:t>
      </w:r>
    </w:p>
    <w:p>
      <w:r>
        <w:t xml:space="preserve">12.1719. Настоящий пункт не изменяет распределения рисков между Сторонами.</w:t>
      </w:r>
    </w:p>
    <w:p>
      <w:r>
        <w:t xml:space="preserve">12.1720. Приложения оформляются в том же порядке, что и Договор.</w:t>
      </w:r>
    </w:p>
    <w:p>
      <w:r>
        <w:t xml:space="preserve">12.1721. Стороны вправе привлекать третьих лиц с письменного согласия.</w:t>
      </w:r>
    </w:p>
    <w:p>
      <w:r>
        <w:t xml:space="preserve">12.1722. Документы направляются способом, позволяющим подтвердить отправку.</w:t>
      </w:r>
    </w:p>
    <w:p>
      <w:r>
        <w:t xml:space="preserve">12.1723. Стороны действуют добросовестно и разумно.</w:t>
      </w:r>
    </w:p>
    <w:p>
      <w:r>
        <w:t xml:space="preserve">12.1724. Переписка ведётся по адресам, указанным в реквизитах.</w:t>
      </w:r>
    </w:p>
    <w:p>
      <w:r>
        <w:t xml:space="preserve">12.1725. Стороны уведомляют друг друга об изменении реквизитов.</w:t>
      </w:r>
    </w:p>
    <w:p>
      <w:r>
        <w:t xml:space="preserve">12.1726. Настоящий пункт не изменяет распределения рисков между Сторонами.</w:t>
      </w:r>
    </w:p>
    <w:p>
      <w:r>
        <w:t xml:space="preserve">12.1727. Приложения оформляются в том же порядке, что и Договор.</w:t>
      </w:r>
    </w:p>
    <w:p>
      <w:r>
        <w:t xml:space="preserve">12.1728. Стороны вправе привлекать третьих лиц с письменного согласия.</w:t>
      </w:r>
    </w:p>
    <w:p>
      <w:r>
        <w:t xml:space="preserve">12.1729. Документы направляются способом, позволяющим подтвердить отправку.</w:t>
      </w:r>
    </w:p>
    <w:p>
      <w:r>
        <w:t xml:space="preserve">12.1730. Стороны действуют добросовестно и разумно.</w:t>
      </w:r>
    </w:p>
    <w:p>
      <w:r>
        <w:t xml:space="preserve">12.1731. Переписка ведётся по адресам, указанным в реквизитах.</w:t>
      </w:r>
    </w:p>
    <w:p>
      <w:r>
        <w:t xml:space="preserve">12.1732. Стороны уведомляют друг друга об изменении реквизитов.</w:t>
      </w:r>
    </w:p>
    <w:p>
      <w:r>
        <w:t xml:space="preserve">12.1733. Настоящий пункт не изменяет распределения рисков между Сторонами.</w:t>
      </w:r>
    </w:p>
    <w:p>
      <w:r>
        <w:t xml:space="preserve">12.1734. Приложения оформляются в том же порядке, что и Договор.</w:t>
      </w:r>
    </w:p>
    <w:p>
      <w:r>
        <w:t xml:space="preserve">12.1735. Стороны вправе привлекать третьих лиц с письменного согласия.</w:t>
      </w:r>
    </w:p>
    <w:p>
      <w:r>
        <w:t xml:space="preserve">12.1736. Документы направляются способом, позволяющим подтвердить отправку.</w:t>
      </w:r>
    </w:p>
    <w:p>
      <w:r>
        <w:t xml:space="preserve">12.1737. Стороны действуют добросовестно и разумно.</w:t>
      </w:r>
    </w:p>
    <w:p>
      <w:r>
        <w:t xml:space="preserve">12.1738. Переписка ведётся по адресам, указанным в реквизитах.</w:t>
      </w:r>
    </w:p>
    <w:p>
      <w:r>
        <w:t xml:space="preserve">12.1739. Стороны уведомляют друг друга об изменении реквизитов.</w:t>
      </w:r>
    </w:p>
    <w:p>
      <w:r>
        <w:t xml:space="preserve">12.1740. Настоящий пункт не изменяет распределения рисков между Сторонами.</w:t>
      </w:r>
    </w:p>
    <w:p>
      <w:r>
        <w:t xml:space="preserve">12.1741. Приложения оформляются в том же порядке, что и Договор.</w:t>
      </w:r>
    </w:p>
    <w:p>
      <w:r>
        <w:t xml:space="preserve">12.1742. Стороны вправе привлекать третьих лиц с письменного согласия.</w:t>
      </w:r>
    </w:p>
    <w:p>
      <w:r>
        <w:t xml:space="preserve">12.1743. Документы направляются способом, позволяющим подтвердить отправку.</w:t>
      </w:r>
    </w:p>
    <w:p>
      <w:r>
        <w:t xml:space="preserve">12.1744. Стороны действуют добросовестно и разумно.</w:t>
      </w:r>
    </w:p>
    <w:p>
      <w:r>
        <w:t xml:space="preserve">12.1745. Переписка ведётся по адресам, указанным в реквизитах.</w:t>
      </w:r>
    </w:p>
    <w:p>
      <w:r>
        <w:t xml:space="preserve">12.1746. Стороны уведомляют друг друга об изменении реквизитов.</w:t>
      </w:r>
    </w:p>
    <w:p>
      <w:r>
        <w:t xml:space="preserve">12.1747. Настоящий пункт не изменяет распределения рисков между Сторонами.</w:t>
      </w:r>
    </w:p>
    <w:p>
      <w:r>
        <w:t xml:space="preserve">12.1748. Приложения оформляются в том же порядке, что и Договор.</w:t>
      </w:r>
    </w:p>
    <w:p>
      <w:r>
        <w:t xml:space="preserve">12.1749. Стороны вправе привлекать третьих лиц с письменного согласия.</w:t>
      </w:r>
    </w:p>
    <w:p>
      <w:r>
        <w:t xml:space="preserve">12.1750. Контрольная величина: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12.1751. Стороны действуют добросовестно и разумно.</w:t>
      </w:r>
    </w:p>
    <w:p>
      <w:r>
        <w:t xml:space="preserve">12.1752. Переписка ведётся по адресам, указанным в реквизитах.</w:t>
      </w:r>
    </w:p>
    <w:p>
      <w:r>
        <w:t xml:space="preserve">12.1753. Стороны уведомляют друг друга об изменении реквизитов.</w:t>
      </w:r>
    </w:p>
    <w:p>
      <w:r>
        <w:t xml:space="preserve">12.1754. Настоящий пункт не изменяет распределения рисков между Сторонами.</w:t>
      </w:r>
    </w:p>
    <w:p>
      <w:r>
        <w:t xml:space="preserve">12.1755. Приложения оформляются в том же порядке, что и Договор.</w:t>
      </w:r>
    </w:p>
    <w:p>
      <w:r>
        <w:t xml:space="preserve">12.1756. Стороны вправе привлекать третьих лиц с письменного согласия.</w:t>
      </w:r>
    </w:p>
    <w:p>
      <w:r>
        <w:t xml:space="preserve">12.1757. Документы направляются способом, позволяющим подтвердить отправку.</w:t>
      </w:r>
    </w:p>
    <w:p>
      <w:r>
        <w:t xml:space="preserve">12.1758. Стороны действуют добросовестно и разумно.</w:t>
      </w:r>
    </w:p>
    <w:p>
      <w:r>
        <w:t xml:space="preserve">12.1759. Переписка ведётся по адресам, указанным в реквизитах.</w:t>
      </w:r>
    </w:p>
    <w:p>
      <w:r>
        <w:t xml:space="preserve">12.1760. Стороны уведомляют друг друга об изменении реквизитов.</w:t>
      </w:r>
    </w:p>
    <w:p>
      <w:r>
        <w:t xml:space="preserve">12.1761. Настоящий пункт не изменяет распределения рисков между Сторонами.</w:t>
      </w:r>
    </w:p>
    <w:p>
      <w:r>
        <w:t xml:space="preserve">12.1762. Приложения оформляются в том же порядке, что и Договор.</w:t>
      </w:r>
    </w:p>
    <w:p>
      <w:r>
        <w:t xml:space="preserve">12.1763. Стороны вправе привлекать третьих лиц с письменного согласия.</w:t>
      </w:r>
    </w:p>
    <w:p>
      <w:r>
        <w:t xml:space="preserve">12.1764. Документы направляются способом, позволяющим подтвердить отправку.</w:t>
      </w:r>
    </w:p>
    <w:p>
      <w:r>
        <w:t xml:space="preserve">12.1765. Стороны действуют добросовестно и разумно.</w:t>
      </w:r>
    </w:p>
    <w:p>
      <w:r>
        <w:t xml:space="preserve">12.1766. Переписка ведётся по адресам, указанным в реквизитах.</w:t>
      </w:r>
    </w:p>
    <w:p>
      <w:r>
        <w:t xml:space="preserve">12.1767. Стороны уведомляют друг друга об изменении реквизитов.</w:t>
      </w:r>
    </w:p>
    <w:p>
      <w:r>
        <w:t xml:space="preserve">12.1768. Настоящий пункт не изменяет распределения рисков между Сторонами.</w:t>
      </w:r>
    </w:p>
    <w:p>
      <w:r>
        <w:t xml:space="preserve">12.1769. Приложения оформляются в том же порядке, что и Договор.</w:t>
      </w:r>
    </w:p>
    <w:p>
      <w:r>
        <w:t xml:space="preserve">12.1770. Стороны вправе привлекать третьих лиц с письменного согласия.</w:t>
      </w:r>
    </w:p>
    <w:p>
      <w:r>
        <w:t xml:space="preserve">12.1771. Документы направляются способом, позволяющим подтвердить отправку.</w:t>
      </w:r>
    </w:p>
    <w:p>
      <w:r>
        <w:t xml:space="preserve">12.1772. Стороны действуют добросовестно и разумно.</w:t>
      </w:r>
    </w:p>
    <w:p>
      <w:r>
        <w:t xml:space="preserve">12.1773. Переписка ведётся по адресам, указанным в реквизитах.</w:t>
      </w:r>
    </w:p>
    <w:p>
      <w:r>
        <w:t xml:space="preserve">12.1774. Стороны уведомляют друг друга об изменении реквизитов.</w:t>
      </w:r>
    </w:p>
    <w:p>
      <w:r>
        <w:t xml:space="preserve">12.1775. Настоящий пункт не изменяет распределения рисков между Сторонами.</w:t>
      </w:r>
    </w:p>
    <w:p>
      <w:r>
        <w:t xml:space="preserve">12.1776. Приложения оформляются в том же порядке, что и Договор.</w:t>
      </w:r>
    </w:p>
    <w:p>
      <w:r>
        <w:t xml:space="preserve">12.1777. Стороны вправе привлекать третьих лиц с письменного согласия.</w:t>
      </w:r>
    </w:p>
    <w:p>
      <w:r>
        <w:t xml:space="preserve">12.1778. Документы направляются способом, позволяющим подтвердить отправку.</w:t>
      </w:r>
    </w:p>
    <w:p>
      <w:r>
        <w:t xml:space="preserve">12.1779. Стороны действуют добросовестно и разумно.</w:t>
      </w:r>
    </w:p>
    <w:p>
      <w:r>
        <w:t xml:space="preserve">12.1780. Переписка ведётся по адресам, указанным в реквизитах.</w:t>
      </w:r>
    </w:p>
    <w:p>
      <w:r>
        <w:t xml:space="preserve">12.1781. Стороны уведомляют друг друга об изменении реквизитов.</w:t>
      </w:r>
    </w:p>
    <w:p>
      <w:r>
        <w:t xml:space="preserve">12.1782. Настоящий пункт не изменяет распределения рисков между Сторонами.</w:t>
      </w:r>
    </w:p>
    <w:p>
      <w:r>
        <w:t xml:space="preserve">12.1783. Приложения оформляются в том же порядке, что и Договор.</w:t>
      </w:r>
    </w:p>
    <w:p>
      <w:r>
        <w:t xml:space="preserve">12.1784. Стороны вправе привлекать третьих лиц с письменного согласия.</w:t>
      </w:r>
    </w:p>
    <w:p>
      <w:r>
        <w:t xml:space="preserve">12.1785. Документы направляются способом, позволяющим подтвердить отправку.</w:t>
      </w:r>
    </w:p>
    <w:p>
      <w:r>
        <w:t xml:space="preserve">12.1786. Стороны действуют добросовестно и разумно.</w:t>
      </w:r>
    </w:p>
    <w:p>
      <w:r>
        <w:t xml:space="preserve">12.1787. Переписка ведётся по адресам, указанным в реквизитах.</w:t>
      </w:r>
    </w:p>
    <w:p>
      <w:r>
        <w:t xml:space="preserve">12.1788. Стороны уведомляют друг друга об изменении реквизитов.</w:t>
      </w:r>
    </w:p>
    <w:p>
      <w:r>
        <w:t xml:space="preserve">12.1789. Настоящий пункт не изменяет распределения рисков между Сторонами.</w:t>
      </w:r>
    </w:p>
    <w:p>
      <w:r>
        <w:t xml:space="preserve">12.1790. Приложения оформляются в том же порядке, что и Договор.</w:t>
      </w:r>
    </w:p>
    <w:p>
      <w:r>
        <w:t xml:space="preserve">12.1791. Стороны вправе привлекать третьих лиц с письменного согласия.</w:t>
      </w:r>
    </w:p>
    <w:p>
      <w:r>
        <w:t xml:space="preserve">12.1792. Документы направляются способом, позволяющим подтвердить отправку.</w:t>
      </w:r>
    </w:p>
    <w:p>
      <w:r>
        <w:t xml:space="preserve">12.1793. Стороны действуют добросовестно и разумно.</w:t>
      </w:r>
    </w:p>
    <w:p>
      <w:r>
        <w:t xml:space="preserve">12.1794. Переписка ведётся по адресам, указанным в реквизитах.</w:t>
      </w:r>
    </w:p>
    <w:p>
      <w:r>
        <w:t xml:space="preserve">12.1795. Стороны уведомляют друг друга об изменении реквизитов.</w:t>
      </w:r>
    </w:p>
    <w:p>
      <w:r>
        <w:t xml:space="preserve">12.1796. Настоящий пункт не изменяет распределения рисков между Сторонами.</w:t>
      </w:r>
    </w:p>
    <w:p>
      <w:r>
        <w:t xml:space="preserve">12.1797. Приложения оформляются в том же порядке, что и Договор.</w:t>
      </w:r>
    </w:p>
    <w:p>
      <w:r>
        <w:t xml:space="preserve">12.1798. Стороны вправе привлекать третьих лиц с письменного согласия.</w:t>
      </w:r>
    </w:p>
    <w:p>
      <w:r>
        <w:t xml:space="preserve">12.1799. Документы направляются способом, позволяющим подтвердить отправку.</w:t>
      </w:r>
    </w:p>
    <w:p>
      <w:r>
        <w:t xml:space="preserve">12.1800. Контрольная величина: </w:t>
      </w:r>
      <w:r>
        <w:t xml:space="preserve">2170002,7 рубля</w:t>
      </w:r>
      <w:r>
        <w:t xml:space="preserve">, включая НДС </w:t>
      </w:r>
      <w:r>
        <w:t xml:space="preserve">20%</w:t>
      </w:r>
      <w:r>
        <w:t xml:space="preserve"> в размере </w:t>
      </w:r>
      <w:r>
        <w:t xml:space="preserve">1460000 (один миллион четыреста шестьдесят тысяч) руб. 0 коп.</w:t>
      </w:r>
      <w:r>
        <w:t xml:space="preserve">.</w:t>
      </w:r>
    </w:p>
    <w:p>
      <w:r>
        <w:t xml:space="preserve">12.1801. Переписка ведётся по адресам, указанным в реквизитах.</w:t>
      </w:r>
    </w:p>
    <w:p>
      <w:r>
        <w:t xml:space="preserve">12.1802. Стороны уведомляют друг друга об изменении реквизитов.</w:t>
      </w:r>
    </w:p>
    <w:p>
      <w:r>
        <w:t xml:space="preserve">12.1803. Настоящий пункт не изменяет распределения рисков между Сторонами.</w:t>
      </w:r>
    </w:p>
    <w:p>
      <w:r>
        <w:t xml:space="preserve">12.1804. Приложения оформляются в том же порядке, что и Договор.</w:t>
      </w:r>
    </w:p>
    <w:p>
      <w:r>
        <w:t xml:space="preserve">12.1805. Стороны вправе привлекать третьих лиц с письменного согласия.</w:t>
      </w:r>
    </w:p>
    <w:p>
      <w:r>
        <w:t xml:space="preserve">12.1806. Документы направляются способом, позволяющим подтвердить отправку.</w:t>
      </w:r>
    </w:p>
    <w:p>
      <w:r>
        <w:t xml:space="preserve">12.1807. Стороны действуют добросовестно и разумно.</w:t>
      </w:r>
    </w:p>
    <w:p>
      <w:r>
        <w:t xml:space="preserve">12.1808. Переписка ведётся по адресам, указанным в реквизитах.</w:t>
      </w:r>
    </w:p>
    <w:p>
      <w:r>
        <w:t xml:space="preserve">12.1809. Стороны уведомляют друг друга об изменении реквизитов.</w:t>
      </w:r>
    </w:p>
    <w:p>
      <w:r>
        <w:t xml:space="preserve">12.1810. Настоящий пункт не изменяет распределения рисков между Сторонами.</w:t>
      </w:r>
    </w:p>
    <w:p>
      <w:r>
        <w:t xml:space="preserve">12.1811. Приложения оформляются в том же порядке, что и Договор.</w:t>
      </w:r>
    </w:p>
    <w:p>
      <w:r>
        <w:t xml:space="preserve">12.1812. Стороны вправе привлекать третьих лиц с письменного согласия.</w:t>
      </w:r>
    </w:p>
    <w:p>
      <w:r>
        <w:t xml:space="preserve">12.1813. Документы направляются способом, позволяющим подтвердить отправку.</w:t>
      </w:r>
    </w:p>
    <w:p>
      <w:r>
        <w:t xml:space="preserve">12.1814. Стороны действуют добросовестно и разумно.</w:t>
      </w:r>
    </w:p>
    <w:p>
      <w:r>
        <w:t xml:space="preserve">12.1815. Переписка ведётся по адресам, указанным в реквизитах.</w:t>
      </w:r>
    </w:p>
    <w:p>
      <w:r>
        <w:t xml:space="preserve">12.1816. Стороны уведомляют друг друга об изменении реквизитов.</w:t>
      </w:r>
    </w:p>
    <w:p>
      <w:r>
        <w:t xml:space="preserve">12.1817. Настоящий пункт не изменяет распределения рисков между Сторонами.</w:t>
      </w:r>
    </w:p>
    <w:p>
      <w:r>
        <w:t xml:space="preserve">12.1818. Приложения оформляются в том же порядке, что и Договор.</w:t>
      </w:r>
    </w:p>
    <w:p>
      <w:r>
        <w:t xml:space="preserve">12.1819. Стороны вправе привлекать третьих лиц с письменного согласия.</w:t>
      </w:r>
    </w:p>
    <w:p>
      <w:r>
        <w:t xml:space="preserve">12.1820. Документы направляются способом, позволяющим подтвердить отправку.</w:t>
      </w:r>
    </w:p>
    <w:p>
      <w:r>
        <w:t xml:space="preserve">12.1821. Стороны действуют добросовестно и разумно.</w:t>
      </w:r>
    </w:p>
    <w:p>
      <w:r>
        <w:t xml:space="preserve">12.1822. Переписка ведётся по адресам, указанным в реквизитах.</w:t>
      </w:r>
    </w:p>
    <w:p>
      <w:r>
        <w:t xml:space="preserve">12.1823. Стороны уведомляют друг друга об изменении реквизитов.</w:t>
      </w:r>
    </w:p>
    <w:p>
      <w:r>
        <w:t xml:space="preserve">12.1824. Настоящий пункт не изменяет распределения рисков между Сторонами.</w:t>
      </w:r>
    </w:p>
    <w:p>
      <w:r>
        <w:t xml:space="preserve">12.1825. Приложения оформляются в том же порядке, что и Договор.</w:t>
      </w:r>
    </w:p>
    <w:p>
      <w:r>
        <w:t xml:space="preserve">12.1826. Стороны вправе привлекать третьих лиц с письменного согласия.</w:t>
      </w:r>
    </w:p>
    <w:p>
      <w:r>
        <w:t xml:space="preserve">12.1827. Документы направляются способом, позволяющим подтвердить отправку.</w:t>
      </w:r>
    </w:p>
    <w:p>
      <w:r>
        <w:t xml:space="preserve">12.1828. Стороны действуют добросовестно и разумно.</w:t>
      </w:r>
    </w:p>
    <w:p>
      <w:r>
        <w:t xml:space="preserve">12.1829. Переписка ведётся по адресам, указанным в реквизитах.</w:t>
      </w:r>
    </w:p>
    <w:p>
      <w:r>
        <w:t xml:space="preserve">12.1830. Стороны уведомляют друг друга об изменении реквизитов.</w:t>
      </w:r>
    </w:p>
    <w:p>
      <w:r>
        <w:t xml:space="preserve">12.1831. Настоящий пункт не изменяет распределения рисков между Сторонами.</w:t>
      </w:r>
    </w:p>
    <w:p>
      <w:r>
        <w:t xml:space="preserve">12.1832. Приложения оформляются в том же порядке, что и Договор.</w:t>
      </w:r>
    </w:p>
    <w:p>
      <w:r>
        <w:t xml:space="preserve">12.1833. Стороны вправе привлекать третьих лиц с письменного согласия.</w:t>
      </w:r>
    </w:p>
    <w:p>
      <w:r>
        <w:t xml:space="preserve">12.1834. Документы направляются способом, позволяющим подтвердить отправку.</w:t>
      </w:r>
    </w:p>
    <w:p>
      <w:r>
        <w:t xml:space="preserve">12.1835. Стороны действуют добросовестно и разумно.</w:t>
      </w:r>
    </w:p>
    <w:p>
      <w:r>
        <w:t xml:space="preserve">12.1836. Переписка ведётся по адресам, указанным в реквизитах.</w:t>
      </w:r>
    </w:p>
    <w:p>
      <w:r>
        <w:t xml:space="preserve">12.1837. Стороны уведомляют друг друга об изменении реквизитов.</w:t>
      </w:r>
    </w:p>
    <w:p>
      <w:r>
        <w:t xml:space="preserve">12.1838. Настоящий пункт не изменяет распределения рисков между Сторонами.</w:t>
      </w:r>
    </w:p>
    <w:p>
      <w:r>
        <w:t xml:space="preserve">12.1839. Приложения оформляются в том же порядке, что и Договор.</w:t>
      </w:r>
    </w:p>
    <w:p>
      <w:r>
        <w:t xml:space="preserve">12.1840. Стороны вправе привлекать третьих лиц с письменного согласия.</w:t>
      </w:r>
    </w:p>
    <w:p>
      <w:r>
        <w:t xml:space="preserve">12.1841. Документы направляются способом, позволяющим подтвердить отправку.</w:t>
      </w:r>
    </w:p>
    <w:p>
      <w:r>
        <w:t xml:space="preserve">12.1842. Стороны действуют добросовестно и разумно.</w:t>
      </w:r>
    </w:p>
    <w:p>
      <w:r>
        <w:t xml:space="preserve">12.1843. Переписка ведётся по адресам, указанным в реквизитах.</w:t>
      </w:r>
    </w:p>
    <w:p>
      <w:r>
        <w:t xml:space="preserve">12.1844. Стороны уведомляют друг друга об изменении реквизитов.</w:t>
      </w:r>
    </w:p>
    <w:p>
      <w:r>
        <w:t xml:space="preserve">12.1845. Настоящий пункт не изменяет распределения рисков между Сторонами.</w:t>
      </w:r>
    </w:p>
    <w:p>
      <w:r>
        <w:t xml:space="preserve">12.1846. Приложения оформляются в том же порядке, что и Договор.</w:t>
      </w:r>
    </w:p>
    <w:p>
      <w:r>
        <w:t xml:space="preserve">12.1847. Стороны вправе привлекать третьих лиц с письменного согласия.</w:t>
      </w:r>
    </w:p>
    <w:p>
      <w:r>
        <w:t xml:space="preserve">12.1848. Документы направляются способом, позволяющим подтвердить отправку.</w:t>
      </w:r>
    </w:p>
    <w:p>
      <w:r>
        <w:t xml:space="preserve">12.1849. Стороны действуют добросовестно и разумно.</w:t>
      </w:r>
    </w:p>
    <w:p>
      <w:r>
        <w:t xml:space="preserve">12.1850. Контрольная величина: </w:t>
      </w:r>
      <w:r>
        <w:t xml:space="preserve">Четыреста тридцать четыре тысячи рублей 00 копеек</w:t>
      </w:r>
      <w:r>
        <w:t xml:space="preserve">, НДС не облагается</w:t>
      </w:r>
      <w:r>
        <w:t xml:space="preserve">.</w:t>
      </w:r>
    </w:p>
    <w:p>
      <w:r>
        <w:t xml:space="preserve">12.1851. Стороны уведомляют друг друга об изменении реквизитов.</w:t>
      </w:r>
    </w:p>
    <w:p>
      <w:r>
        <w:t xml:space="preserve">12.1852. Настоящий пункт не изменяет распределения рисков между Сторонами.</w:t>
      </w:r>
    </w:p>
    <w:p>
      <w:r>
        <w:t xml:space="preserve">12.1853. Приложения оформляются в том же порядке, что и Договор.</w:t>
      </w:r>
    </w:p>
    <w:p>
      <w:r>
        <w:t xml:space="preserve">12.1854. Стороны вправе привлекать третьих лиц с письменного согласия.</w:t>
      </w:r>
    </w:p>
    <w:p>
      <w:r>
        <w:t xml:space="preserve">12.1855. Документы направляются способом, позволяющим подтвердить отправку.</w:t>
      </w:r>
    </w:p>
    <w:p>
      <w:r>
        <w:t xml:space="preserve">12.1856. Стороны действуют добросовестно и разумно.</w:t>
      </w:r>
    </w:p>
    <w:p>
      <w:r>
        <w:t xml:space="preserve">12.1857. Переписка ведётся по адресам, указанным в реквизитах.</w:t>
      </w:r>
    </w:p>
    <w:p>
      <w:r>
        <w:t xml:space="preserve">12.1858. Стороны уведомляют друг друга об изменении реквизитов.</w:t>
      </w:r>
    </w:p>
    <w:p>
      <w:r>
        <w:t xml:space="preserve">12.1859. Настоящий пункт не изменяет распределения рисков между Сторонами.</w:t>
      </w:r>
    </w:p>
    <w:p>
      <w:r>
        <w:t xml:space="preserve">12.1860. Приложения оформляются в том же порядке, что и Договор.</w:t>
      </w:r>
    </w:p>
    <w:p>
      <w:r>
        <w:t xml:space="preserve">12.1861. Стороны вправе привлекать третьих лиц с письменного согласия.</w:t>
      </w:r>
    </w:p>
    <w:p>
      <w:r>
        <w:t xml:space="preserve">12.1862. Документы направляются способом, позволяющим подтвердить отправку.</w:t>
      </w:r>
    </w:p>
    <w:p>
      <w:r>
        <w:t xml:space="preserve">12.1863. Стороны действуют добросовестно и разумно.</w:t>
      </w:r>
    </w:p>
    <w:p>
      <w:r>
        <w:t xml:space="preserve">12.1864. Переписка ведётся по адресам, указанным в реквизитах.</w:t>
      </w:r>
    </w:p>
    <w:p>
      <w:r>
        <w:t xml:space="preserve">12.1865. Стороны уведомляют друг друга об изменении реквизитов.</w:t>
      </w:r>
    </w:p>
    <w:p>
      <w:r>
        <w:t xml:space="preserve">12.1866. Настоящий пункт не изменяет распределения рисков между Сторонами.</w:t>
      </w:r>
    </w:p>
    <w:p>
      <w:r>
        <w:t xml:space="preserve">12.1867. Приложения оформляются в том же порядке, что и Договор.</w:t>
      </w:r>
    </w:p>
    <w:p>
      <w:r>
        <w:t xml:space="preserve">12.1868. Стороны вправе привлекать третьих лиц с письменного согласия.</w:t>
      </w:r>
    </w:p>
    <w:p>
      <w:r>
        <w:t xml:space="preserve">12.1869. Документы направляются способом, позволяющим подтвердить отправку.</w:t>
      </w:r>
    </w:p>
    <w:p>
      <w:r>
        <w:t xml:space="preserve">12.1870. Стороны действуют добросовестно и разумно.</w:t>
      </w:r>
    </w:p>
    <w:p>
      <w:r>
        <w:t xml:space="preserve">12.1871. Переписка ведётся по адресам, указанным в реквизитах.</w:t>
      </w:r>
    </w:p>
    <w:p>
      <w:r>
        <w:t xml:space="preserve">12.1872. Стороны уведомляют друг друга об изменении реквизитов.</w:t>
      </w:r>
    </w:p>
    <w:p>
      <w:r>
        <w:t xml:space="preserve">12.1873. Настоящий пункт не изменяет распределения рисков между Сторонами.</w:t>
      </w:r>
    </w:p>
    <w:p>
      <w:r>
        <w:t xml:space="preserve">12.1874. Приложения оформляются в том же порядке, что и Договор.</w:t>
      </w:r>
    </w:p>
    <w:p>
      <w:r>
        <w:t xml:space="preserve">12.1875. Стороны вправе привлекать третьих лиц с письменного согласия.</w:t>
      </w:r>
    </w:p>
    <w:p>
      <w:r>
        <w:t xml:space="preserve">12.1876. Документы направляются способом, позволяющим подтвердить отправку.</w:t>
      </w:r>
    </w:p>
    <w:p>
      <w:r>
        <w:t xml:space="preserve">12.1877. Стороны действуют добросовестно и разумно.</w:t>
      </w:r>
    </w:p>
    <w:p>
      <w:r>
        <w:t xml:space="preserve">12.1878. Переписка ведётся по адресам, указанным в реквизитах.</w:t>
      </w:r>
    </w:p>
    <w:p>
      <w:r>
        <w:t xml:space="preserve">12.1879. Стороны уведомляют друг друга об изменении реквизитов.</w:t>
      </w:r>
    </w:p>
    <w:p>
      <w:r>
        <w:t xml:space="preserve">12.1880. Настоящий пункт не изменяет распределения рисков между Сторонами.</w:t>
      </w:r>
    </w:p>
    <w:p>
      <w:r>
        <w:t xml:space="preserve">12.1881. Приложения оформляются в том же порядке, что и Договор.</w:t>
      </w:r>
    </w:p>
    <w:p>
      <w:r>
        <w:t xml:space="preserve">12.1882. Стороны вправе привлекать третьих лиц с письменного согласия.</w:t>
      </w:r>
    </w:p>
    <w:p>
      <w:r>
        <w:t xml:space="preserve">12.1883. Документы направляются способом, позволяющим подтвердить отправку.</w:t>
      </w:r>
    </w:p>
    <w:p>
      <w:r>
        <w:t xml:space="preserve">12.1884. Стороны действуют добросовестно и разумно.</w:t>
      </w:r>
    </w:p>
    <w:p>
      <w:r>
        <w:t xml:space="preserve">12.1885. Переписка ведётся по адресам, указанным в реквизитах.</w:t>
      </w:r>
    </w:p>
    <w:p>
      <w:r>
        <w:t xml:space="preserve">12.1886. Стороны уведомляют друг друга об изменении реквизитов.</w:t>
      </w:r>
    </w:p>
    <w:p>
      <w:r>
        <w:t xml:space="preserve">12.1887. Настоящий пункт не изменяет распределения рисков между Сторонами.</w:t>
      </w:r>
    </w:p>
    <w:p>
      <w:r>
        <w:t xml:space="preserve">12.1888. Приложения оформляются в том же порядке, что и Договор.</w:t>
      </w:r>
    </w:p>
    <w:p>
      <w:r>
        <w:t xml:space="preserve">12.1889. Стороны вправе привлекать третьих лиц с письменного согласия.</w:t>
      </w:r>
    </w:p>
    <w:p>
      <w:r>
        <w:t xml:space="preserve">12.1890. Документы направляются способом, позволяющим подтвердить отправку.</w:t>
      </w:r>
    </w:p>
    <w:p>
      <w:r>
        <w:t xml:space="preserve">12.1891. Стороны действуют добросовестно и разумно.</w:t>
      </w:r>
    </w:p>
    <w:p>
      <w:r>
        <w:t xml:space="preserve">12.1892. Переписка ведётся по адресам, указанным в реквизитах.</w:t>
      </w:r>
    </w:p>
    <w:p>
      <w:r>
        <w:t xml:space="preserve">12.1893. Стороны уведомляют друг друга об изменении реквизитов.</w:t>
      </w:r>
    </w:p>
    <w:p>
      <w:r>
        <w:t xml:space="preserve">12.1894. Настоящий пункт не изменяет распределения рисков между Сторонами.</w:t>
      </w:r>
    </w:p>
    <w:p>
      <w:r>
        <w:t xml:space="preserve">12.1895. Приложения оформляются в том же порядке, что и Договор.</w:t>
      </w:r>
    </w:p>
    <w:p>
      <w:r>
        <w:t xml:space="preserve">12.1896. Стороны вправе привлекать третьих лиц с письменного согласия.</w:t>
      </w:r>
    </w:p>
    <w:p>
      <w:r>
        <w:t xml:space="preserve">12.1897. Документы направляются способом, позволяющим подтвердить отправку.</w:t>
      </w:r>
    </w:p>
    <w:p>
      <w:r>
        <w:t xml:space="preserve">12.1898. Стороны действуют добросовестно и разумно.</w:t>
      </w:r>
    </w:p>
    <w:p>
      <w:r>
        <w:t xml:space="preserve">12.1899. Переписка ведётся по адресам, указанным в реквизитах.</w:t>
      </w:r>
    </w:p>
    <w:p>
      <w:r>
        <w:t xml:space="preserve">12.1900. Контрольная величина: </w:t>
      </w:r>
      <w:r>
        <w:t xml:space="preserve">не менее 5 710 000 (Пяти миллионов семисот десяти тысяч) ₽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12.1901. Настоящий пункт не изменяет распределения рисков между Сторонами.</w:t>
      </w:r>
    </w:p>
    <w:p>
      <w:r>
        <w:t xml:space="preserve">12.1902. Приложения оформляются в том же порядке, что и Договор.</w:t>
      </w:r>
    </w:p>
    <w:p>
      <w:r>
        <w:t xml:space="preserve">12.1903. Стороны вправе привлекать третьих лиц с письменного согласия.</w:t>
      </w:r>
    </w:p>
    <w:p>
      <w:r>
        <w:t xml:space="preserve">12.1904. Документы направляются способом, позволяющим подтвердить отправку.</w:t>
      </w:r>
    </w:p>
    <w:p>
      <w:r>
        <w:t xml:space="preserve">12.1905. Стороны действуют добросовестно и разумно.</w:t>
      </w:r>
    </w:p>
    <w:p>
      <w:r>
        <w:t xml:space="preserve">12.1906. Переписка ведётся по адресам, указанным в реквизитах.</w:t>
      </w:r>
    </w:p>
    <w:p>
      <w:r>
        <w:t xml:space="preserve">12.1907. Стороны уведомляют друг друга об изменении реквизитов.</w:t>
      </w:r>
    </w:p>
    <w:p>
      <w:r>
        <w:t xml:space="preserve">12.1908. Настоящий пункт не изменяет распределения рисков между Сторонами.</w:t>
      </w:r>
    </w:p>
    <w:p>
      <w:r>
        <w:t xml:space="preserve">12.1909. Приложения оформляются в том же порядке, что и Договор.</w:t>
      </w:r>
    </w:p>
    <w:p>
      <w:r>
        <w:t xml:space="preserve">12.1910. Стороны вправе привлекать третьих лиц с письменного согласия.</w:t>
      </w:r>
    </w:p>
    <w:p>
      <w:r>
        <w:t xml:space="preserve">12.1911. Документы направляются способом, позволяющим подтвердить отправку.</w:t>
      </w:r>
    </w:p>
    <w:p>
      <w:r>
        <w:t xml:space="preserve">12.1912. Стороны действуют добросовестно и разумно.</w:t>
      </w:r>
    </w:p>
    <w:p>
      <w:r>
        <w:t xml:space="preserve">12.1913. Переписка ведётся по адресам, указанным в реквизитах.</w:t>
      </w:r>
    </w:p>
    <w:p>
      <w:r>
        <w:t xml:space="preserve">12.1914. Стороны уведомляют друг друга об изменении реквизитов.</w:t>
      </w:r>
    </w:p>
    <w:p>
      <w:r>
        <w:t xml:space="preserve">12.1915. Настоящий пункт не изменяет распределения рисков между Сторонами.</w:t>
      </w:r>
    </w:p>
    <w:p>
      <w:r>
        <w:t xml:space="preserve">12.1916. Приложения оформляются в том же порядке, что и Договор.</w:t>
      </w:r>
    </w:p>
    <w:p>
      <w:r>
        <w:t xml:space="preserve">12.1917. Стороны вправе привлекать третьих лиц с письменного согласия.</w:t>
      </w:r>
    </w:p>
    <w:p>
      <w:r>
        <w:t xml:space="preserve">12.1918. Документы направляются способом, позволяющим подтвердить отправку.</w:t>
      </w:r>
    </w:p>
    <w:p>
      <w:r>
        <w:t xml:space="preserve">12.1919. Стороны действуют добросовестно и разумно.</w:t>
      </w:r>
    </w:p>
    <w:p>
      <w:r>
        <w:t xml:space="preserve">12.1920. Переписка ведётся по адресам, указанным в реквизитах.</w:t>
      </w:r>
    </w:p>
    <w:p>
      <w:r>
        <w:t xml:space="preserve">12.1921. Стороны уведомляют друг друга об изменении реквизитов.</w:t>
      </w:r>
    </w:p>
    <w:p>
      <w:r>
        <w:t xml:space="preserve">12.1922. Настоящий пункт не изменяет распределения рисков между Сторонами.</w:t>
      </w:r>
    </w:p>
    <w:p>
      <w:r>
        <w:t xml:space="preserve">12.1923. Приложения оформляются в том же порядке, что и Договор.</w:t>
      </w:r>
    </w:p>
    <w:p>
      <w:r>
        <w:t xml:space="preserve">12.1924. Стороны вправе привлекать третьих лиц с письменного согласия.</w:t>
      </w:r>
    </w:p>
    <w:p>
      <w:r>
        <w:t xml:space="preserve">12.1925. Документы направляются способом, позволяющим подтвердить отправку.</w:t>
      </w:r>
    </w:p>
    <w:p>
      <w:r>
        <w:t xml:space="preserve">12.1926. Стороны действуют добросовестно и разумно.</w:t>
      </w:r>
    </w:p>
    <w:p>
      <w:r>
        <w:t xml:space="preserve">12.1927. Переписка ведётся по адресам, указанным в реквизитах.</w:t>
      </w:r>
    </w:p>
    <w:p>
      <w:r>
        <w:t xml:space="preserve">12.1928. Стороны уведомляют друг друга об изменении реквизитов.</w:t>
      </w:r>
    </w:p>
    <w:p>
      <w:r>
        <w:t xml:space="preserve">12.1929. Настоящий пункт не изменяет распределения рисков между Сторонами.</w:t>
      </w:r>
    </w:p>
    <w:p>
      <w:r>
        <w:t xml:space="preserve">12.1930. Приложения оформляются в том же порядке, что и Договор.</w:t>
      </w:r>
    </w:p>
    <w:p>
      <w:r>
        <w:t xml:space="preserve">12.1931. Стороны вправе привлекать третьих лиц с письменного согласия.</w:t>
      </w:r>
    </w:p>
    <w:p>
      <w:r>
        <w:t xml:space="preserve">12.1932. Документы направляются способом, позволяющим подтвердить отправку.</w:t>
      </w:r>
    </w:p>
    <w:p>
      <w:r>
        <w:t xml:space="preserve">12.1933. Стороны действуют добросовестно и разумно.</w:t>
      </w:r>
    </w:p>
    <w:p>
      <w:r>
        <w:t xml:space="preserve">12.1934. Переписка ведётся по адресам, указанным в реквизитах.</w:t>
      </w:r>
    </w:p>
    <w:p>
      <w:r>
        <w:t xml:space="preserve">12.1935. Стороны уведомляют друг друга об изменении реквизитов.</w:t>
      </w:r>
    </w:p>
    <w:p>
      <w:r>
        <w:t xml:space="preserve">12.1936. Настоящий пункт не изменяет распределения рисков между Сторонами.</w:t>
      </w:r>
    </w:p>
    <w:p>
      <w:r>
        <w:t xml:space="preserve">12.1937. Приложения оформляются в том же порядке, что и Договор.</w:t>
      </w:r>
    </w:p>
    <w:p>
      <w:r>
        <w:t xml:space="preserve">12.1938. Стороны вправе привлекать третьих лиц с письменного согласия.</w:t>
      </w:r>
    </w:p>
    <w:p>
      <w:r>
        <w:t xml:space="preserve">12.1939. Документы направляются способом, позволяющим подтвердить отправку.</w:t>
      </w:r>
    </w:p>
    <w:p>
      <w:r>
        <w:t xml:space="preserve">12.1940. Стороны действуют добросовестно и разумно.</w:t>
      </w:r>
    </w:p>
    <w:p>
      <w:r>
        <w:t xml:space="preserve">12.1941. Переписка ведётся по адресам, указанным в реквизитах.</w:t>
      </w:r>
    </w:p>
    <w:p>
      <w:r>
        <w:t xml:space="preserve">12.1942. Стороны уведомляют друг друга об изменении реквизитов.</w:t>
      </w:r>
    </w:p>
    <w:p>
      <w:r>
        <w:t xml:space="preserve">12.1943. Настоящий пункт не изменяет распределения рисков между Сторонами.</w:t>
      </w:r>
    </w:p>
    <w:p>
      <w:r>
        <w:t xml:space="preserve">12.1944. Приложения оформляются в том же порядке, что и Договор.</w:t>
      </w:r>
    </w:p>
    <w:p>
      <w:r>
        <w:t xml:space="preserve">12.1945. Стороны вправе привлекать третьих лиц с письменного согласия.</w:t>
      </w:r>
    </w:p>
    <w:p>
      <w:r>
        <w:t xml:space="preserve">12.1946. Документы направляются способом, позволяющим подтвердить отправку.</w:t>
      </w:r>
    </w:p>
    <w:p>
      <w:r>
        <w:t xml:space="preserve">12.1947. Стороны действуют добросовестно и разумно.</w:t>
      </w:r>
    </w:p>
    <w:p>
      <w:r>
        <w:t xml:space="preserve">12.1948. Переписка ведётся по адресам, указанным в реквизитах.</w:t>
      </w:r>
    </w:p>
    <w:p>
      <w:r>
        <w:t xml:space="preserve">12.1949. Стороны уведомляют друг друга об изменении реквизитов.</w:t>
      </w:r>
    </w:p>
    <w:p>
      <w:r>
        <w:t xml:space="preserve">12.1950. Контрольная величина: </w:t>
      </w:r>
      <w:r>
        <w:t xml:space="preserve">7450000 (семь миллионов четыреста пятьдесят тысяч) руб. 0 коп.</w:t>
      </w:r>
      <w:r>
        <w:t xml:space="preserve">, в том числе НДС</w:t>
      </w:r>
      <w:r>
        <w:t xml:space="preserve">.</w:t>
      </w:r>
    </w:p>
    <w:p>
      <w:r>
        <w:t xml:space="preserve">12.1951. Приложения оформляются в том же порядке, что и Договор.</w:t>
      </w:r>
    </w:p>
    <w:p>
      <w:r>
        <w:t xml:space="preserve">12.1952. Стороны вправе привлекать третьих лиц с письменного согласия.</w:t>
      </w:r>
    </w:p>
    <w:p>
      <w:r>
        <w:t xml:space="preserve">12.1953. Документы направляются способом, позволяющим подтвердить отправку.</w:t>
      </w:r>
    </w:p>
    <w:p>
      <w:r>
        <w:t xml:space="preserve">12.1954. Стороны действуют добросовестно и разумно.</w:t>
      </w:r>
    </w:p>
    <w:p>
      <w:r>
        <w:t xml:space="preserve">12.1955. Переписка ведётся по адресам, указанным в реквизитах.</w:t>
      </w:r>
    </w:p>
    <w:p>
      <w:r>
        <w:t xml:space="preserve">12.1956. Стороны уведомляют друг друга об изменении реквизитов.</w:t>
      </w:r>
    </w:p>
    <w:p>
      <w:r>
        <w:t xml:space="preserve">12.1957. Настоящий пункт не изменяет распределения рисков между Сторонами.</w:t>
      </w:r>
    </w:p>
    <w:p>
      <w:r>
        <w:t xml:space="preserve">12.1958. Приложения оформляются в том же порядке, что и Договор.</w:t>
      </w:r>
    </w:p>
    <w:p>
      <w:r>
        <w:t xml:space="preserve">12.1959. Стороны вправе привлекать третьих лиц с письменного согласия.</w:t>
      </w:r>
    </w:p>
    <w:p>
      <w:r>
        <w:t xml:space="preserve">12.1960. Документы направляются способом, позволяющим подтвердить отправку.</w:t>
      </w:r>
    </w:p>
    <w:p>
      <w:r>
        <w:t xml:space="preserve">12.1961. Стороны действуют добросовестно и разумно.</w:t>
      </w:r>
    </w:p>
    <w:p>
      <w:r>
        <w:t xml:space="preserve">12.1962. Переписка ведётся по адресам, указанным в реквизитах.</w:t>
      </w:r>
    </w:p>
    <w:p>
      <w:r>
        <w:t xml:space="preserve">12.1963. Стороны уведомляют друг друга об изменении реквизитов.</w:t>
      </w:r>
    </w:p>
    <w:p>
      <w:r>
        <w:t xml:space="preserve">12.1964. Настоящий пункт не изменяет распределения рисков между Сторонами.</w:t>
      </w:r>
    </w:p>
    <w:p>
      <w:r>
        <w:t xml:space="preserve">12.1965. Приложения оформляются в том же порядке, что и Договор.</w:t>
      </w:r>
    </w:p>
    <w:p>
      <w:r>
        <w:t xml:space="preserve">12.1966. Стороны вправе привлекать третьих лиц с письменного согласия.</w:t>
      </w:r>
    </w:p>
    <w:p>
      <w:r>
        <w:t xml:space="preserve">12.1967. Документы направляются способом, позволяющим подтвердить отправку.</w:t>
      </w:r>
    </w:p>
    <w:p>
      <w:r>
        <w:t xml:space="preserve">12.1968. Стороны действуют добросовестно и разумно.</w:t>
      </w:r>
    </w:p>
    <w:p>
      <w:r>
        <w:t xml:space="preserve">12.1969. Переписка ведётся по адресам, указанным в реквизитах.</w:t>
      </w:r>
    </w:p>
    <w:p>
      <w:r>
        <w:t xml:space="preserve">12.1970. Стороны уведомляют друг друга об изменении реквизитов.</w:t>
      </w:r>
    </w:p>
    <w:p>
      <w:r>
        <w:t xml:space="preserve">12.1971. Настоящий пункт не изменяет распределения рисков между Сторонами.</w:t>
      </w:r>
    </w:p>
    <w:p>
      <w:r>
        <w:t xml:space="preserve">12.1972. Приложения оформляются в том же порядке, что и Договор.</w:t>
      </w:r>
    </w:p>
    <w:p>
      <w:r>
        <w:t xml:space="preserve">12.1973. Стороны вправе привлекать третьих лиц с письменного согласия.</w:t>
      </w:r>
    </w:p>
    <w:p>
      <w:r>
        <w:t xml:space="preserve">12.1974. Документы направляются способом, позволяющим подтвердить отправку.</w:t>
      </w:r>
    </w:p>
    <w:p>
      <w:r>
        <w:t xml:space="preserve">12.1975. Стороны действуют добросовестно и разумно.</w:t>
      </w:r>
    </w:p>
    <w:p>
      <w:r>
        <w:t xml:space="preserve">12.1976. Переписка ведётся по адресам, указанным в реквизитах.</w:t>
      </w:r>
    </w:p>
    <w:p>
      <w:r>
        <w:t xml:space="preserve">12.1977. Стороны уведомляют друг друга об изменении реквизитов.</w:t>
      </w:r>
    </w:p>
    <w:p>
      <w:r>
        <w:t xml:space="preserve">12.1978. Настоящий пункт не изменяет распределения рисков между Сторонами.</w:t>
      </w:r>
    </w:p>
    <w:p>
      <w:r>
        <w:t xml:space="preserve">12.1979. Приложения оформляются в том же порядке, что и Договор.</w:t>
      </w:r>
    </w:p>
    <w:p>
      <w:r>
        <w:t xml:space="preserve">12.1980. Стороны вправе привлекать третьих лиц с письменного согласия.</w:t>
      </w:r>
    </w:p>
    <w:p>
      <w:r>
        <w:t xml:space="preserve">12.1981. Документы направляются способом, позволяющим подтвердить отправку.</w:t>
      </w:r>
    </w:p>
    <w:p>
      <w:r>
        <w:t xml:space="preserve">12.1982. Стороны действуют добросовестно и разумно.</w:t>
      </w:r>
    </w:p>
    <w:p>
      <w:r>
        <w:t xml:space="preserve">12.1983. Переписка ведётся по адресам, указанным в реквизитах.</w:t>
      </w:r>
    </w:p>
    <w:p>
      <w:r>
        <w:t xml:space="preserve">12.1984. Стороны уведомляют друг друга об изменении реквизитов.</w:t>
      </w:r>
    </w:p>
    <w:p>
      <w:r>
        <w:t xml:space="preserve">12.1985. Настоящий пункт не изменяет распределения рисков между Сторонами.</w:t>
      </w:r>
    </w:p>
    <w:p>
      <w:r>
        <w:t xml:space="preserve">12.1986. Приложения оформляются в том же порядке, что и Договор.</w:t>
      </w:r>
    </w:p>
    <w:p>
      <w:r>
        <w:t xml:space="preserve">12.1987. Стороны вправе привлекать третьих лиц с письменного согласия.</w:t>
      </w:r>
    </w:p>
    <w:p>
      <w:r>
        <w:t xml:space="preserve">12.1988. Документы направляются способом, позволяющим подтвердить отправку.</w:t>
      </w:r>
    </w:p>
    <w:p>
      <w:r>
        <w:t xml:space="preserve">12.1989. Стороны действуют добросовестно и разумно.</w:t>
      </w:r>
    </w:p>
    <w:p>
      <w:r>
        <w:t xml:space="preserve">12.1990. Переписка ведётся по адресам, указанным в реквизитах.</w:t>
      </w:r>
    </w:p>
    <w:p>
      <w:r>
        <w:t xml:space="preserve">12.1991. Стороны уведомляют друг друга об изменении реквизитов.</w:t>
      </w:r>
    </w:p>
    <w:p>
      <w:r>
        <w:t xml:space="preserve">12.1992. Настоящий пункт не изменяет распределения рисков между Сторонами.</w:t>
      </w:r>
    </w:p>
    <w:p>
      <w:r>
        <w:t xml:space="preserve">12.1993. Приложения оформляются в том же порядке, что и Договор.</w:t>
      </w:r>
    </w:p>
    <w:p>
      <w:r>
        <w:t xml:space="preserve">12.1994. Стороны вправе привлекать третьих лиц с письменного согласия.</w:t>
      </w:r>
    </w:p>
    <w:p>
      <w:r>
        <w:t xml:space="preserve">12.1995. Документы направляются способом, позволяющим подтвердить отправку.</w:t>
      </w:r>
    </w:p>
    <w:p>
      <w:r>
        <w:t xml:space="preserve">12.1996. Стороны действуют добросовестно и разумно.</w:t>
      </w:r>
    </w:p>
    <w:p>
      <w:r>
        <w:t xml:space="preserve">12.1997. Переписка ведётся по адресам, указанным в реквизитах.</w:t>
      </w:r>
    </w:p>
    <w:p>
      <w:r>
        <w:t xml:space="preserve">12.1998. Стороны уведомляют друг друга об изменении реквизитов.</w:t>
      </w:r>
    </w:p>
    <w:p>
      <w:r>
        <w:t xml:space="preserve">12.1999. Настоящий пункт не изменяет распределения рисков между Сторонами.</w:t>
      </w:r>
    </w:p>
    <w:p>
      <w:r>
        <w:t xml:space="preserve">12.2000. Контрольная величина: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12.2001. Стороны вправе привлекать третьих лиц с письменного согласия.</w:t>
      </w:r>
    </w:p>
    <w:p>
      <w:r>
        <w:t xml:space="preserve">12.2002. Документы направляются способом, позволяющим подтвердить отправку.</w:t>
      </w:r>
    </w:p>
    <w:p>
      <w:r>
        <w:t xml:space="preserve">12.2003. Стороны действуют добросовестно и разумно.</w:t>
      </w:r>
    </w:p>
    <w:p>
      <w:r>
        <w:t xml:space="preserve">12.2004. Переписка ведётся по адресам, указанным в реквизитах.</w:t>
      </w:r>
    </w:p>
    <w:p>
      <w:r>
        <w:t xml:space="preserve">12.2005. Стороны уведомляют друг друга об изменении реквизитов.</w:t>
      </w:r>
    </w:p>
    <w:p>
      <w:r>
        <w:t xml:space="preserve">12.2006. Настоящий пункт не изменяет распределения рисков между Сторонами.</w:t>
      </w:r>
    </w:p>
    <w:p>
      <w:r>
        <w:t xml:space="preserve">12.2007. Приложения оформляются в том же порядке, что и Договор.</w:t>
      </w:r>
    </w:p>
    <w:p>
      <w:r>
        <w:t xml:space="preserve">12.2008. Стороны вправе привлекать третьих лиц с письменного согласия.</w:t>
      </w:r>
    </w:p>
    <w:p>
      <w:r>
        <w:t xml:space="preserve">12.2009. Документы направляются способом, позволяющим подтвердить отправку.</w:t>
      </w:r>
    </w:p>
    <w:p>
      <w:r>
        <w:t xml:space="preserve">12.2010. Стороны действуют добросовестно и разумно.</w:t>
      </w:r>
    </w:p>
    <w:p>
      <w:r>
        <w:t xml:space="preserve">12.2011. Переписка ведётся по адресам, указанным в реквизитах.</w:t>
      </w:r>
    </w:p>
    <w:p>
      <w:r>
        <w:t xml:space="preserve">12.2012. Стороны уведомляют друг друга об изменении реквизитов.</w:t>
      </w:r>
    </w:p>
    <w:p>
      <w:r>
        <w:t xml:space="preserve">12.2013. Настоящий пункт не изменяет распределения рисков между Сторонами.</w:t>
      </w:r>
    </w:p>
    <w:p>
      <w:r>
        <w:t xml:space="preserve">12.2014. Приложения оформляются в том же порядке, что и Договор.</w:t>
      </w:r>
    </w:p>
    <w:p>
      <w:r>
        <w:t xml:space="preserve">12.2015. Стороны вправе привлекать третьих лиц с письменного согласия.</w:t>
      </w:r>
    </w:p>
    <w:p>
      <w:r>
        <w:t xml:space="preserve">12.2016. Документы направляются способом, позволяющим подтвердить отправку.</w:t>
      </w:r>
    </w:p>
    <w:p>
      <w:r>
        <w:t xml:space="preserve">12.2017. Стороны действуют добросовестно и разумно.</w:t>
      </w:r>
    </w:p>
    <w:p>
      <w:r>
        <w:t xml:space="preserve">12.2018. Переписка ведётся по адресам, указанным в реквизитах.</w:t>
      </w:r>
    </w:p>
    <w:p>
      <w:r>
        <w:t xml:space="preserve">12.2019. Стороны уведомляют друг друга об изменении реквизитов.</w:t>
      </w:r>
    </w:p>
    <w:p>
      <w:r>
        <w:t xml:space="preserve">12.2020. Настоящий пункт не изменяет распределения рисков между Сторонами.</w:t>
      </w:r>
    </w:p>
    <w:p>
      <w:r>
        <w:t xml:space="preserve">12.2021. Приложения оформляются в том же порядке, что и Договор.</w:t>
      </w:r>
    </w:p>
    <w:p>
      <w:r>
        <w:t xml:space="preserve">12.2022. Стороны вправе привлекать третьих лиц с письменного согласия.</w:t>
      </w:r>
    </w:p>
    <w:p>
      <w:r>
        <w:t xml:space="preserve">12.2023. Документы направляются способом, позволяющим подтвердить отправку.</w:t>
      </w:r>
    </w:p>
    <w:p>
      <w:r>
        <w:t xml:space="preserve">12.2024. Стороны действуют добросовестно и разумно.</w:t>
      </w:r>
    </w:p>
    <w:p>
      <w:r>
        <w:t xml:space="preserve">12.2025. Переписка ведётся по адресам, указанным в реквизитах.</w:t>
      </w:r>
    </w:p>
    <w:p>
      <w:r>
        <w:t xml:space="preserve">12.2026. Стороны уведомляют друг друга об изменении реквизитов.</w:t>
      </w:r>
    </w:p>
    <w:p>
      <w:r>
        <w:t xml:space="preserve">12.2027. Настоящий пункт не изменяет распределения рисков между Сторонами.</w:t>
      </w:r>
    </w:p>
    <w:p>
      <w:r>
        <w:t xml:space="preserve">12.2028. Приложения оформляются в том же порядке, что и Договор.</w:t>
      </w:r>
    </w:p>
    <w:p>
      <w:r>
        <w:t xml:space="preserve">12.2029. Стороны вправе привлекать третьих лиц с письменного согласия.</w:t>
      </w:r>
    </w:p>
    <w:p>
      <w:r>
        <w:t xml:space="preserve">12.2030. Документы направляются способом, позволяющим подтвердить отправку.</w:t>
      </w:r>
    </w:p>
    <w:p>
      <w:r>
        <w:t xml:space="preserve">12.2031. Стороны действуют добросовестно и разумно.</w:t>
      </w:r>
    </w:p>
    <w:p>
      <w:r>
        <w:t xml:space="preserve">12.2032. Переписка ведётся по адресам, указанным в реквизитах.</w:t>
      </w:r>
    </w:p>
    <w:p>
      <w:r>
        <w:t xml:space="preserve">12.2033. Стороны уведомляют друг друга об изменении реквизитов.</w:t>
      </w:r>
    </w:p>
    <w:p>
      <w:r>
        <w:t xml:space="preserve">12.2034. Настоящий пункт не изменяет распределения рисков между Сторонами.</w:t>
      </w:r>
    </w:p>
    <w:p>
      <w:r>
        <w:t xml:space="preserve">12.2035. Приложения оформляются в том же порядке, что и Договор.</w:t>
      </w:r>
    </w:p>
    <w:p>
      <w:r>
        <w:t xml:space="preserve">12.2036. Стороны вправе привлекать третьих лиц с письменного согласия.</w:t>
      </w:r>
    </w:p>
    <w:p>
      <w:r>
        <w:t xml:space="preserve">12.2037. Документы направляются способом, позволяющим подтвердить отправку.</w:t>
      </w:r>
    </w:p>
    <w:p>
      <w:r>
        <w:t xml:space="preserve">12.2038. Стороны действуют добросовестно и разумно.</w:t>
      </w:r>
    </w:p>
    <w:p>
      <w:r>
        <w:t xml:space="preserve">12.2039. Переписка ведётся по адресам, указанным в реквизитах.</w:t>
      </w:r>
    </w:p>
    <w:p>
      <w:r>
        <w:t xml:space="preserve">12.2040. Стороны уведомляют друг друга об изменении реквизитов.</w:t>
      </w:r>
    </w:p>
    <w:p>
      <w:r>
        <w:t xml:space="preserve">12.2041. Настоящий пункт не изменяет распределения рисков между Сторонами.</w:t>
      </w:r>
    </w:p>
    <w:p>
      <w:r>
        <w:t xml:space="preserve">12.2042. Приложения оформляются в том же порядке, что и Договор.</w:t>
      </w:r>
    </w:p>
    <w:p>
      <w:r>
        <w:t xml:space="preserve">12.2043. Стороны вправе привлекать третьих лиц с письменного согласия.</w:t>
      </w:r>
    </w:p>
    <w:p>
      <w:r>
        <w:t xml:space="preserve">12.2044. Документы направляются способом, позволяющим подтвердить отправку.</w:t>
      </w:r>
    </w:p>
    <w:p>
      <w:r>
        <w:t xml:space="preserve">12.2045. Стороны действуют добросовестно и разумно.</w:t>
      </w:r>
    </w:p>
    <w:p>
      <w:r>
        <w:t xml:space="preserve">12.2046. Переписка ведётся по адресам, указанным в реквизитах.</w:t>
      </w:r>
    </w:p>
    <w:p>
      <w:r>
        <w:t xml:space="preserve">12.2047. Стороны уведомляют друг друга об изменении реквизитов.</w:t>
      </w:r>
    </w:p>
    <w:p>
      <w:r>
        <w:t xml:space="preserve">12.2048. Настоящий пункт не изменяет распределения рисков между Сторонами.</w:t>
      </w:r>
    </w:p>
    <w:p>
      <w:r>
        <w:t xml:space="preserve">12.2049. Приложения оформляются в том же порядке, что и Договор.</w:t>
      </w:r>
    </w:p>
    <w:p>
      <w:r>
        <w:t xml:space="preserve">12.2050. Контрольная величина: </w:t>
      </w:r>
      <w:r>
        <w:t xml:space="preserve">5 320 000,2 ₽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86 700 002 (Восемьдесят шесть миллионов семьсот тысяч два) рубля 5 коп.</w:t>
      </w:r>
      <w:r>
        <w:t xml:space="preserve">.</w:t>
      </w:r>
    </w:p>
    <w:p>
      <w:r>
        <w:t xml:space="preserve">12.2051. Документы направляются способом, позволяющим подтвердить отправку.</w:t>
      </w:r>
    </w:p>
    <w:p>
      <w:r>
        <w:t xml:space="preserve">12.2052. Стороны действуют добросовестно и разумно.</w:t>
      </w:r>
    </w:p>
    <w:p>
      <w:r>
        <w:t xml:space="preserve">12.2053. Переписка ведётся по адресам, указанным в реквизитах.</w:t>
      </w:r>
    </w:p>
    <w:p>
      <w:r>
        <w:t xml:space="preserve">12.2054. Стороны уведомляют друг друга об изменении реквизитов.</w:t>
      </w:r>
    </w:p>
    <w:p>
      <w:r>
        <w:t xml:space="preserve">12.2055. Настоящий пункт не изменяет распределения рисков между Сторонами.</w:t>
      </w:r>
    </w:p>
    <w:p>
      <w:r>
        <w:t xml:space="preserve">12.2056. Приложения оформляются в том же порядке, что и Договор.</w:t>
      </w:r>
    </w:p>
    <w:p>
      <w:r>
        <w:t xml:space="preserve">12.2057. Стороны вправе привлекать третьих лиц с письменного согласия.</w:t>
      </w:r>
    </w:p>
    <w:p>
      <w:r>
        <w:t xml:space="preserve">12.2058. Документы направляются способом, позволяющим подтвердить отправку.</w:t>
      </w:r>
    </w:p>
    <w:p>
      <w:r>
        <w:t xml:space="preserve">12.2059. Стороны действуют добросовестно и разумно.</w:t>
      </w:r>
    </w:p>
    <w:p>
      <w:r>
        <w:t xml:space="preserve">12.2060. Переписка ведётся по адресам, указанным в реквизитах.</w:t>
      </w:r>
    </w:p>
    <w:p>
      <w:r>
        <w:t xml:space="preserve">12.2061. Стороны уведомляют друг друга об изменении реквизитов.</w:t>
      </w:r>
    </w:p>
    <w:p>
      <w:r>
        <w:t xml:space="preserve">12.2062. Настоящий пункт не изменяет распределения рисков между Сторонами.</w:t>
      </w:r>
    </w:p>
    <w:p>
      <w:r>
        <w:t xml:space="preserve">12.2063. Приложения оформляются в том же порядке, что и Договор.</w:t>
      </w:r>
    </w:p>
    <w:p>
      <w:r>
        <w:t xml:space="preserve">12.2064. Стороны вправе привлекать третьих лиц с письменного согласия.</w:t>
      </w:r>
    </w:p>
    <w:p>
      <w:r>
        <w:t xml:space="preserve">12.2065. Документы направляются способом, позволяющим подтвердить отправку.</w:t>
      </w:r>
    </w:p>
    <w:p>
      <w:r>
        <w:t xml:space="preserve">12.2066. Стороны действуют добросовестно и разумно.</w:t>
      </w:r>
    </w:p>
    <w:p>
      <w:r>
        <w:t xml:space="preserve">12.2067. Переписка ведётся по адресам, указанным в реквизитах.</w:t>
      </w:r>
    </w:p>
    <w:p>
      <w:r>
        <w:t xml:space="preserve">12.2068. Стороны уведомляют друг друга об изменении реквизитов.</w:t>
      </w:r>
    </w:p>
    <w:p>
      <w:r>
        <w:t xml:space="preserve">12.2069. Настоящий пункт не изменяет распределения рисков между Сторонами.</w:t>
      </w:r>
    </w:p>
    <w:p>
      <w:r>
        <w:t xml:space="preserve">12.2070. Приложения оформляются в том же порядке, что и Договор.</w:t>
      </w:r>
    </w:p>
    <w:p>
      <w:r>
        <w:t xml:space="preserve">12.2071. Стороны вправе привлекать третьих лиц с письменного согласия.</w:t>
      </w:r>
    </w:p>
    <w:p>
      <w:r>
        <w:t xml:space="preserve">12.2072. Документы направляются способом, позволяющим подтвердить отправку.</w:t>
      </w:r>
    </w:p>
    <w:p>
      <w:r>
        <w:t xml:space="preserve">12.2073. Стороны действуют добросовестно и разумно.</w:t>
      </w:r>
    </w:p>
    <w:p>
      <w:r>
        <w:t xml:space="preserve">12.2074. Переписка ведётся по адресам, указанным в реквизитах.</w:t>
      </w:r>
    </w:p>
    <w:p>
      <w:r>
        <w:t xml:space="preserve">12.2075. Стороны уведомляют друг друга об изменении реквизитов.</w:t>
      </w:r>
    </w:p>
    <w:p>
      <w:r>
        <w:t xml:space="preserve">12.2076. Настоящий пункт не изменяет распределения рисков между Сторонами.</w:t>
      </w:r>
    </w:p>
    <w:p>
      <w:r>
        <w:t xml:space="preserve">12.2077. Приложения оформляются в том же порядке, что и Договор.</w:t>
      </w:r>
    </w:p>
    <w:p>
      <w:r>
        <w:t xml:space="preserve">12.2078. Стороны вправе привлекать третьих лиц с письменного согласия.</w:t>
      </w:r>
    </w:p>
    <w:p>
      <w:r>
        <w:t xml:space="preserve">12.2079. Документы направляются способом, позволяющим подтвердить отправку.</w:t>
      </w:r>
    </w:p>
    <w:p>
      <w:r>
        <w:t xml:space="preserve">12.2080. Стороны действуют добросовестно и разумно.</w:t>
      </w:r>
    </w:p>
    <w:p>
      <w:r>
        <w:t xml:space="preserve">12.2081. Переписка ведётся по адресам, указанным в реквизитах.</w:t>
      </w:r>
    </w:p>
    <w:p>
      <w:r>
        <w:t xml:space="preserve">12.2082. Стороны уведомляют друг друга об изменении реквизитов.</w:t>
      </w:r>
    </w:p>
    <w:p>
      <w:r>
        <w:t xml:space="preserve">12.2083. Настоящий пункт не изменяет распределения рисков между Сторонами.</w:t>
      </w:r>
    </w:p>
    <w:p>
      <w:r>
        <w:t xml:space="preserve">12.2084. Приложения оформляются в том же порядке, что и Договор.</w:t>
      </w:r>
    </w:p>
    <w:p>
      <w:r>
        <w:t xml:space="preserve">12.2085. Стороны вправе привлекать третьих лиц с письменного согласия.</w:t>
      </w:r>
    </w:p>
    <w:p>
      <w:r>
        <w:t xml:space="preserve">12.2086. Документы направляются способом, позволяющим подтвердить отправку.</w:t>
      </w:r>
    </w:p>
    <w:p>
      <w:r>
        <w:t xml:space="preserve">12.2087. Стороны действуют добросовестно и разумно.</w:t>
      </w:r>
    </w:p>
    <w:p>
      <w:r>
        <w:t xml:space="preserve">12.2088. Переписка ведётся по адресам, указанным в реквизитах.</w:t>
      </w:r>
    </w:p>
    <w:p>
      <w:r>
        <w:t xml:space="preserve">12.2089. Стороны уведомляют друг друга об изменении реквизитов.</w:t>
      </w:r>
    </w:p>
    <w:p>
      <w:r>
        <w:t xml:space="preserve">12.2090. Настоящий пункт не изменяет распределения рисков между Сторонами.</w:t>
      </w:r>
    </w:p>
    <w:p>
      <w:r>
        <w:t xml:space="preserve">12.2091. Приложения оформляются в том же порядке, что и Договор.</w:t>
      </w:r>
    </w:p>
    <w:p>
      <w:r>
        <w:t xml:space="preserve">12.2092. Стороны вправе привлекать третьих лиц с письменного согласия.</w:t>
      </w:r>
    </w:p>
    <w:p>
      <w:r>
        <w:t xml:space="preserve">12.2093. Документы направляются способом, позволяющим подтвердить отправку.</w:t>
      </w:r>
    </w:p>
    <w:p>
      <w:r>
        <w:t xml:space="preserve">12.2094. Стороны действуют добросовестно и разумно.</w:t>
      </w:r>
    </w:p>
    <w:p>
      <w:r>
        <w:t xml:space="preserve">12.2095. Переписка ведётся по адресам, указанным в реквизитах.</w:t>
      </w:r>
    </w:p>
    <w:p>
      <w:r>
        <w:t xml:space="preserve">12.2096. Стороны уведомляют друг друга об изменении реквизитов.</w:t>
      </w:r>
    </w:p>
    <w:p>
      <w:r>
        <w:t xml:space="preserve">12.2097. Настоящий пункт не изменяет распределения рисков между Сторонами.</w:t>
      </w:r>
    </w:p>
    <w:p>
      <w:r>
        <w:t xml:space="preserve">12.2098. Приложения оформляются в том же порядке, что и Договор.</w:t>
      </w:r>
    </w:p>
    <w:p>
      <w:r>
        <w:t xml:space="preserve">12.2099. Стороны вправе привлекать третьих лиц с письменного согласия.</w:t>
      </w:r>
    </w:p>
    <w:p>
      <w:r>
        <w:t xml:space="preserve">12.2100. Контрольная величина: </w:t>
      </w:r>
      <w:r>
        <w:t xml:space="preserve">не менее 547 000 (Пятисот сорока семи тысяч) рублей</w:t>
      </w:r>
      <w:r>
        <w:t xml:space="preserve">, </w:t>
      </w:r>
      <w:r>
        <w:t xml:space="preserve">Без НДС</w:t>
      </w:r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ООО «Титан»</w:t>
            </w:r>
          </w:p>
          <w:p>
            <w:r>
              <w:t xml:space="preserve">Юридический адрес: </w:t>
            </w:r>
            <w:r>
              <w:t xml:space="preserve">614000, г. Пермь, ул. Советская, д. 54, кв. 191</w:t>
            </w:r>
          </w:p>
          <w:p>
            <w:r>
              <w:t xml:space="preserve">ИНН </w:t>
            </w:r>
            <w:r>
              <w:t xml:space="preserve">6651174262</w:t>
            </w:r>
            <w:r>
              <w:t xml:space="preserve"> КПП </w:t>
            </w:r>
            <w:r>
              <w:t xml:space="preserve">133942663</w:t>
            </w:r>
          </w:p>
          <w:p>
            <w:r>
              <w:t xml:space="preserve">ОГРН </w:t>
            </w:r>
            <w:r>
              <w:t xml:space="preserve">1039757135560</w:t>
            </w:r>
          </w:p>
          <w:p>
            <w:r>
              <w:t xml:space="preserve">р/с </w:t>
            </w:r>
            <w:r>
              <w:t xml:space="preserve">40702810477600278910</w:t>
            </w:r>
            <w:r>
              <w:t xml:space="preserve"> в ПАО «Промсвязьбанк»</w:t>
            </w:r>
          </w:p>
          <w:p>
            <w:r>
              <w:t xml:space="preserve">к/с </w:t>
            </w:r>
            <w:r>
              <w:t xml:space="preserve">30101810400000000555</w:t>
            </w:r>
            <w:r>
              <w:t xml:space="preserve">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 (383) 622-60-35</w:t>
            </w:r>
          </w:p>
          <w:p>
            <w:r>
              <w:t xml:space="preserve">E-mail: </w:t>
            </w:r>
            <w:r>
              <w:t xml:space="preserve">titova@mail.ru</w:t>
            </w:r>
          </w:p>
          <w:p/>
          <w:p>
            <w:r>
              <w:t xml:space="preserve">Директор ______________ </w:t>
            </w:r>
            <w:r>
              <w:t xml:space="preserve">Н. О. Титова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Макаров Сергей Павлович</w:t>
            </w:r>
          </w:p>
          <w:p>
            <w:r>
              <w:t xml:space="preserve">Адрес регистрации: </w:t>
            </w:r>
            <w:r>
              <w:t xml:space="preserve">420111, г. Казань, просп. Садовая, д. 86, кв. 157</w:t>
            </w:r>
          </w:p>
          <w:p>
            <w:r>
              <w:t xml:space="preserve">ИНН </w:t>
            </w:r>
            <w:r>
              <w:t xml:space="preserve">707681869544</w:t>
            </w:r>
            <w:r>
              <w:t xml:space="preserve"> ОГРНИП </w:t>
            </w:r>
            <w:r>
              <w:t xml:space="preserve">311156318640310</w:t>
            </w:r>
          </w:p>
          <w:p>
            <w:r>
              <w:t xml:space="preserve">р/с </w:t>
            </w:r>
            <w:r>
              <w:t xml:space="preserve">40802810259698162852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(383) 551-27-79</w:t>
            </w:r>
          </w:p>
          <w:p>
            <w:r>
              <w:t xml:space="preserve">E-mail: </w:t>
            </w:r>
            <w:r>
              <w:t xml:space="preserve">makarov@romashka.ru</w:t>
            </w:r>
          </w:p>
          <w:p/>
          <w:p>
            <w:r>
              <w:t xml:space="preserve">ИП ______________ </w:t>
            </w:r>
            <w:r>
              <w:t xml:space="preserve">Макаров С. П.</w:t>
            </w:r>
          </w:p>
        </w:tc>
      </w:tr>
    </w:tbl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Титова Н. О.</w:t>
      </w:r>
      <w:r>
        <w:t xml:space="preserve">/</w:t>
      </w:r>
    </w:p>
    <w:p>
      <w:r>
        <w:t xml:space="preserve">Заказчик: _______________ /</w:t>
      </w:r>
      <w:r>
        <w:t xml:space="preserve">Макаров С.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