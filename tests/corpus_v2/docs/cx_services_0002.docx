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39387/799-сс</w:t>
      </w:r>
    </w:p>
    <w:p/>
    <w:p>
      <w:r>
        <w:t xml:space="preserve">г. Санкт-Петербург</w:t>
      </w:r>
      <w:r>
        <w:t xml:space="preserve">     </w:t>
      </w:r>
      <w:r>
        <w:t xml:space="preserve">«16» апреля 2025 г.</w:t>
      </w:r>
    </w:p>
    <w:p/>
    <w:p>
      <w:r>
        <w:t xml:space="preserve">ООО «Аргус»</w:t>
      </w:r>
      <w:r>
        <w:t xml:space="preserve">, именуемое в дальнейшем «Исполнитель», в лице генерального директора </w:t>
      </w:r>
      <w:r>
        <w:t xml:space="preserve">Соколовой Натальи Юрьевны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ИП </w:t>
      </w:r>
      <w:r>
        <w:t xml:space="preserve">Семёнов О. Е.</w:t>
      </w:r>
      <w:r>
        <w:t xml:space="preserve">, ИНН </w:t>
      </w:r>
      <w:r>
        <w:t xml:space="preserve">328739005668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79Ф-43011/20-487Д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Исполнитель обязуется по заданию Заказчика оказать услуги, а Заказчик обязуется оплатить эти услуги.</w:t>
      </w:r>
    </w:p>
    <w:p>
      <w:r>
        <w:t xml:space="preserve">1.2. </w:t>
      </w:r>
      <w:r>
        <w:t xml:space="preserve">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</w:t>
      </w:r>
      <w:r>
        <w:t xml:space="preserve">Услуги считаются оказанными после подписания Сторонами акта сдачи-приёмки. Срок оплаты — </w:t>
      </w:r>
      <w:r>
        <w:t xml:space="preserve">не позднее 01.08.2026</w:t>
      </w:r>
      <w:r>
        <w:t xml:space="preserve">.</w:t>
      </w:r>
    </w:p>
    <w:p>
      <w:r>
        <w:t xml:space="preserve">1.4. </w:t>
      </w:r>
      <w:r>
        <w:t xml:space="preserve">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2.2. Налог: </w:t>
      </w:r>
      <w:r>
        <w:t xml:space="preserve">0,2 (двух десятых) % от цены Договора</w:t>
      </w:r>
      <w:r>
        <w:t xml:space="preserve">, но не более </w:t>
      </w:r>
      <w:r>
        <w:t xml:space="preserve">0,3 %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24 месяцев с момента подписания акта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RM-7401-48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52 400 000 (Пятьдесят два миллиона четыреста тысяч) RUB</w:t>
      </w:r>
      <w:r>
        <w:t xml:space="preserve">, включая НДС </w:t>
      </w:r>
      <w:r>
        <w:t xml:space="preserve">20%</w:t>
      </w:r>
      <w:r>
        <w:t xml:space="preserve"> в размере </w:t>
      </w:r>
      <w:r>
        <w:t xml:space="preserve">Тридцать пять миллионов два рубля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420111, г. Казань, пер. Мира, д. 17, кв. 129</w:t>
      </w:r>
      <w:r>
        <w:t xml:space="preserve">.</w:t>
      </w:r>
    </w:p>
    <w:p>
      <w:r>
        <w:t xml:space="preserve">3.2. Уведомления направляются </w:t>
      </w:r>
      <w:r>
        <w:t xml:space="preserve">Семёнову Олегу Егоровичу</w:t>
      </w:r>
      <w:r>
        <w:t xml:space="preserve"> по телефону </w:t>
      </w:r>
      <w:r>
        <w:t xml:space="preserve">+7 (499) 174-37-42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60 календарных дней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0,3 (три десятых процента) процента от стоимости неоплаченных работ</w:t>
      </w:r>
      <w:r>
        <w:t xml:space="preserve">. Предельный размер ответственности: </w:t>
      </w:r>
      <w:r>
        <w:t xml:space="preserve">1/150 ключевой ставки ЦБ РФ годовых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четырнадцати банковских дней со дня предъявления требования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5 (Пяти) банковских дней с момента заключения контракта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30 ключевой ставки ЦБ РФ от общей суммы счета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04.02.20</w:t>
      </w:r>
      <w:r>
        <w:t xml:space="preserve">25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2/1</w:t>
      </w:r>
      <w:r>
        <w:t xml:space="preserve">7</w:t>
      </w:r>
      <w:r>
        <w:t xml:space="preserve">.</w:t>
      </w:r>
    </w:p>
    <w:p>
      <w:r>
        <w:t xml:space="preserve">9.4. Контрольная запись: </w:t>
      </w:r>
      <w:r>
        <w:t xml:space="preserve">691 000 руб. 0 ‍ко­п.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Прежняя редакция пункта: </w:t>
      </w:r>
      <w:del w:id="1" w:author="Юрист" w:date="2024-01-01T00:00:00Z">
        <w:r>
          <w:delText xml:space="preserve">1 234 567 (Один миллион двести тридцать четыре тысячи пятьсот шестьдесят семь) рублей 13 копеек</w:delText>
        </w:r>
      </w:del>
      <w:r>
        <w:t xml:space="preserve">утратила силу.</w:t>
      </w:r>
    </w:p>
    <w:p>
      <w:r>
        <w:t xml:space="preserve">11.2. Ответственный (умный тег): </w:t>
      </w:r>
      <w:smartTag w:uri="urn:schemas-microsoft-com:office:smarttags" w:element="PersonName">
        <w:r>
          <w:t xml:space="preserve">Голубев Иван Алексеевич</w:t>
        </w:r>
      </w:smartTag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ООО «Аргус»</w:t>
            </w:r>
          </w:p>
          <w:p>
            <w:r>
              <w:t xml:space="preserve">Юридический адрес: </w:t>
            </w:r>
            <w:r>
              <w:t xml:space="preserve">141300, г. Сергиев Посад, проезд Садовая, д. 68, кв. 129</w:t>
            </w:r>
          </w:p>
          <w:p>
            <w:r>
              <w:t xml:space="preserve">Почтовый адрес: </w:t>
            </w:r>
            <w:r>
              <w:t xml:space="preserve">143000, г. Одинцово, ул. Баумана, д. 58, кв. 62</w:t>
            </w:r>
          </w:p>
          <w:p>
            <w:r>
              <w:t xml:space="preserve">ИНН </w:t>
            </w:r>
            <w:r>
              <w:t xml:space="preserve">5969390070</w:t>
            </w:r>
            <w:r>
              <w:t xml:space="preserve"> КПП </w:t>
            </w:r>
            <w:r>
              <w:t xml:space="preserve">407265752</w:t>
            </w:r>
          </w:p>
          <w:p>
            <w:r>
              <w:t xml:space="preserve">ОГРН </w:t>
            </w:r>
            <w:r>
              <w:t xml:space="preserve">1920916214690</w:t>
            </w:r>
          </w:p>
          <w:p>
            <w:r>
              <w:t xml:space="preserve">р/с </w:t>
            </w:r>
            <w:r>
              <w:t xml:space="preserve">40702810718861452602</w:t>
            </w:r>
            <w:r>
              <w:t xml:space="preserve"> в Банк ВТБ (ПАО)</w:t>
            </w:r>
          </w:p>
          <w:p>
            <w:r>
              <w:t xml:space="preserve">к/с </w:t>
            </w:r>
            <w:r>
              <w:t xml:space="preserve">30101810700000000187</w:t>
            </w:r>
            <w:r>
              <w:t xml:space="preserve">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(499) 834-92-94</w:t>
            </w:r>
          </w:p>
          <w:p>
            <w:r>
              <w:t xml:space="preserve">E-mail: </w:t>
            </w:r>
            <w:r>
              <w:t xml:space="preserve">sokolova@sibtrans.ru</w:t>
            </w:r>
          </w:p>
          <w:p/>
          <w:p>
            <w:r>
              <w:t xml:space="preserve">Управляющий ______________ </w:t>
            </w:r>
            <w:r>
              <w:t xml:space="preserve">Н. Ю. Соколова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Семёнов Олег Егорович</w:t>
            </w:r>
          </w:p>
          <w:p>
            <w:r>
              <w:t xml:space="preserve">Адрес регистрации: </w:t>
            </w:r>
            <w:r>
              <w:t xml:space="preserve">170100, г. Тверь, ш. Ленинградская, д. 9, кв. 86</w:t>
            </w:r>
          </w:p>
          <w:p>
            <w:r>
              <w:t xml:space="preserve">ИНН </w:t>
            </w:r>
            <w:r>
              <w:t xml:space="preserve">328739005668</w:t>
            </w:r>
            <w:r>
              <w:t xml:space="preserve"> ОГРНИП </w:t>
            </w:r>
            <w:r>
              <w:t xml:space="preserve">321583091389571</w:t>
            </w:r>
          </w:p>
          <w:p>
            <w:r>
              <w:t xml:space="preserve">р/с </w:t>
            </w:r>
            <w:r>
              <w:t xml:space="preserve">40802810107022174410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(812) 856-88-48</w:t>
            </w:r>
          </w:p>
          <w:p>
            <w:r>
              <w:t xml:space="preserve">E-mail: </w:t>
            </w:r>
            <w:r>
              <w:t xml:space="preserve">semenov@sibtrans.ru</w:t>
            </w:r>
          </w:p>
          <w:p/>
          <w:p>
            <w:r>
              <w:t xml:space="preserve">ИП ______________ </w:t>
            </w:r>
            <w:r>
              <w:t xml:space="preserve">Семёнов О. Е.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Соколова Н. Ю.</w:t>
      </w:r>
      <w:r>
        <w:t xml:space="preserve">/</w:t>
      </w:r>
    </w:p>
    <w:p>
      <w:r>
        <w:t xml:space="preserve">Заказчик: _______________ /</w:t>
      </w:r>
      <w:r>
        <w:t xml:space="preserve">Семёнов О. Е.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