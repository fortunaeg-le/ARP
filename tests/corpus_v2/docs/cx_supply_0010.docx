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34Ф-41972/18-067Д</w:t>
      </w:r>
    </w:p>
    <w:p/>
    <w:p>
      <w:r>
        <w:t xml:space="preserve">г. Тверь</w:t>
      </w:r>
      <w:r>
        <w:t xml:space="preserve">     </w:t>
      </w:r>
      <w:r>
        <w:t xml:space="preserve">18.01.2024 г.</w:t>
      </w:r>
    </w:p>
    <w:p/>
    <w:p>
      <w:r>
        <w:t xml:space="preserve">Иванов Михаил Петрович</w:t>
      </w:r>
      <w:r>
        <w:t xml:space="preserve">, </w:t>
      </w:r>
      <w:r>
        <w:t xml:space="preserve">паспорт </w:t>
      </w:r>
      <w:r>
        <w:t xml:space="preserve">62 06 527402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21.03.2006</w:t>
      </w:r>
      <w:r>
        <w:t xml:space="preserve">, код подразделения </w:t>
      </w:r>
      <w:r>
        <w:t xml:space="preserve">886-610</w:t>
      </w:r>
      <w:r>
        <w:t xml:space="preserve">, именуемый в дальнейшем «Поставщик»</w:t>
      </w:r>
      <w:r>
        <w:t xml:space="preserve">, с одной стороны, и </w:t>
      </w:r>
      <w:r>
        <w:t xml:space="preserve">Петрова Светлана Владимировна</w:t>
      </w:r>
      <w:r>
        <w:t xml:space="preserve">, </w:t>
      </w:r>
      <w:r>
        <w:t xml:space="preserve">паспорт </w:t>
      </w:r>
      <w:r>
        <w:t xml:space="preserve">41 07 713104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27.09.2002</w:t>
      </w:r>
      <w:r>
        <w:t xml:space="preserve">, код подразделения </w:t>
      </w:r>
      <w:r>
        <w:t xml:space="preserve">280-146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17448/995-сс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не позднее 02.08.2025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более 8 450 000,8 (Восьми миллионов четырёхсот пятидесяти тысяч) рублей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общей суммы счета</w:t>
      </w:r>
      <w:r>
        <w:t xml:space="preserve">.</w:t>
      </w:r>
    </w:p>
    <w:p>
      <w:r>
        <w:t xml:space="preserve">2.3. Срок оплаты — </w:t>
      </w:r>
      <w:r>
        <w:t xml:space="preserve">в течение 60 (Шестидесяти) рабочих дней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RM-1859-78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57 16 692353</w:t>
      </w:r>
      <w:r>
        <w:t xml:space="preserve">. Цена — </w:t>
      </w:r>
      <w:r>
        <w:t xml:space="preserve">318000 рублей</w:t>
      </w:r>
      <w:r>
        <w:t xml:space="preserve">, в том числе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г. Воронеж, проезд Садовая, д. 89, кв. 146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Светлане Владимировне</w:t>
      </w:r>
      <w:r>
        <w:t xml:space="preserve"> по телефону </w:t>
      </w:r>
      <w:r>
        <w:t xml:space="preserve">+7 (495) 668-94-70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10 календарных дней со дня предъявления требования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20 (двадцать) процентов за каждый день просрочки</w:t>
      </w:r>
      <w:r>
        <w:t xml:space="preserve">. Предельный размер ответственности: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20 (двадцать) процентов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23.01.2026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тридцати дней с момента выставления счета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2</w:t>
      </w:r>
      <w:r>
        <w:t xml:space="preserve">0 (двадцать) процентов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27.12.20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2/1</w:t>
      </w:r>
      <w:r>
        <w:t xml:space="preserve">2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не более 8</w:t>
            </w:r>
          </w:p>
        </w:tc>
        <w:tc>
          <w:tcPr>
            <w:tcW w:w="4680" w:type="dxa"/>
          </w:tcPr>
          <w:p>
            <w:r>
              <w:t xml:space="preserve">97 000 (Восьмисот девяноста семи тысяч) рублей 0 коп.</w:t>
            </w:r>
          </w:p>
        </w:tc>
      </w:tr>
    </w:tbl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Прежняя редакция пункта: </w:t>
      </w:r>
      <w:del w:id="1" w:author="Юрист" w:date="2024-01-01T00:00:00Z">
        <w:r>
          <w:delText xml:space="preserve">1 234 567 (Один миллион двести тридцать четыре тысячи пятьсот шестьдесят семь) рублей 13 копеек</w:delText>
        </w:r>
      </w:del>
      <w:r>
        <w:t xml:space="preserve">утратила силу.</w:t>
      </w:r>
    </w:p>
    <w:p>
      <w:r>
        <w:t xml:space="preserve">11.2. Ответственный (умный тег): </w:t>
      </w:r>
      <w:smartTag w:uri="urn:schemas-microsoft-com:office:smarttags" w:element="PersonName">
        <w:r>
          <w:t xml:space="preserve">Богданов Пётр Андреевич</w:t>
        </w:r>
      </w:smartTag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Иванов Михаил Петрович</w:t>
            </w:r>
          </w:p>
          <w:p>
            <w:r>
              <w:t xml:space="preserve">Дата рождения: </w:t>
            </w:r>
            <w:r>
              <w:t xml:space="preserve">14.06.1976</w:t>
            </w:r>
          </w:p>
          <w:p>
            <w:r>
              <w:t xml:space="preserve">Адрес регистрации: </w:t>
            </w:r>
            <w:r>
              <w:t xml:space="preserve">620014, г. Екатеринбург, проезд Баумана, д. 16, кв. 153</w:t>
            </w:r>
          </w:p>
          <w:p>
            <w:r>
              <w:t xml:space="preserve">Паспорт </w:t>
            </w:r>
            <w:r>
              <w:t xml:space="preserve">62 06 527402</w:t>
            </w:r>
            <w:r>
              <w:t xml:space="preserve">, выдан ОУФМС России по Тверской области в Заволжском р-не 21.03.2006</w:t>
            </w:r>
            <w:r>
              <w:t xml:space="preserve">, код подразделения </w:t>
            </w:r>
            <w:r>
              <w:t xml:space="preserve">886-610</w:t>
            </w:r>
          </w:p>
          <w:p>
            <w:r>
              <w:t xml:space="preserve">СНИЛС </w:t>
            </w:r>
            <w:r>
              <w:t xml:space="preserve">281-957-082 12</w:t>
            </w:r>
            <w:r>
              <w:t xml:space="preserve"> ИНН </w:t>
            </w:r>
            <w:r>
              <w:t xml:space="preserve">334103391760</w:t>
            </w:r>
          </w:p>
          <w:p>
            <w:r>
              <w:t xml:space="preserve">Тел.: </w:t>
            </w:r>
            <w:r>
              <w:t xml:space="preserve">+7 (495) 242-67-81</w:t>
            </w:r>
          </w:p>
          <w:p>
            <w:r>
              <w:t xml:space="preserve">E-mail: </w:t>
            </w:r>
            <w:r>
              <w:t xml:space="preserve">ivanov@gmail.com</w:t>
            </w:r>
          </w:p>
          <w:p/>
          <w:p>
            <w:r>
              <w:t xml:space="preserve">______________ </w:t>
            </w:r>
            <w:r>
              <w:t xml:space="preserve">Иванов М.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Петрова Светлана Владимировна</w:t>
            </w:r>
          </w:p>
          <w:p>
            <w:r>
              <w:t xml:space="preserve">Дата рождения: </w:t>
            </w:r>
            <w:r>
              <w:t xml:space="preserve">13.04.1969</w:t>
            </w:r>
          </w:p>
          <w:p>
            <w:r>
              <w:t xml:space="preserve">Адрес регистрации: </w:t>
            </w:r>
            <w:r>
              <w:t xml:space="preserve">101000, г. Москва, пер. Тверская, д. 43, кв. 29</w:t>
            </w:r>
          </w:p>
          <w:p>
            <w:r>
              <w:t xml:space="preserve">Паспорт </w:t>
            </w:r>
            <w:r>
              <w:t xml:space="preserve">41 07 713104</w:t>
            </w:r>
            <w:r>
              <w:t xml:space="preserve">, выдан ТП № 2 ОУФМС России по Московской обл. 27.09.2002</w:t>
            </w:r>
            <w:r>
              <w:t xml:space="preserve">, код подразделения </w:t>
            </w:r>
            <w:r>
              <w:t xml:space="preserve">280-146</w:t>
            </w:r>
          </w:p>
          <w:p>
            <w:r>
              <w:t xml:space="preserve">СНИЛС </w:t>
            </w:r>
            <w:r>
              <w:t xml:space="preserve">433-841-885 97</w:t>
            </w:r>
            <w:r>
              <w:t xml:space="preserve"> ИНН </w:t>
            </w:r>
            <w:r>
              <w:t xml:space="preserve">228551037627</w:t>
            </w:r>
          </w:p>
          <w:p>
            <w:r>
              <w:t xml:space="preserve">Тел.: </w:t>
            </w:r>
            <w:r>
              <w:t xml:space="preserve">+7 (846) 752-12-24</w:t>
            </w:r>
          </w:p>
          <w:p>
            <w:r>
              <w:t xml:space="preserve">E-mail: </w:t>
            </w:r>
            <w:r>
              <w:t xml:space="preserve">petrova@romashka.ru</w:t>
            </w:r>
          </w:p>
          <w:p/>
          <w:p>
            <w:r>
              <w:t xml:space="preserve">______________ </w:t>
            </w:r>
            <w:r>
              <w:t xml:space="preserve">Петрова С. В.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Иванов Михаил Петрович</w:t>
      </w:r>
      <w:r>
        <w:t xml:space="preserve">/</w:t>
      </w:r>
    </w:p>
    <w:p>
      <w:r>
        <w:t xml:space="preserve">Покупатель: _______________ /</w:t>
      </w:r>
      <w:r>
        <w:t xml:space="preserve">Петрова Светлана Владимировна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